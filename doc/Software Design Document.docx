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E25E8" w14:textId="77777777" w:rsidR="008951BC" w:rsidRDefault="008951BC" w:rsidP="008951BC"/>
    <w:p w14:paraId="5630E4DC" w14:textId="77777777" w:rsidR="008951BC" w:rsidRDefault="008951BC" w:rsidP="008951BC">
      <w:pPr>
        <w:jc w:val="center"/>
      </w:pPr>
      <w:r>
        <w:rPr>
          <w:noProof/>
        </w:rPr>
        <w:drawing>
          <wp:inline distT="0" distB="0" distL="0" distR="0" wp14:anchorId="6949CC5B" wp14:editId="4F31AF6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CC8B2E0" w14:textId="77777777" w:rsidR="008951BC" w:rsidRDefault="008951BC" w:rsidP="008951BC"/>
    <w:p w14:paraId="2A8304E2" w14:textId="77777777" w:rsidR="008951BC" w:rsidRDefault="008951BC" w:rsidP="008951BC"/>
    <w:p w14:paraId="7F5F0CD8" w14:textId="77777777" w:rsidR="008951BC" w:rsidRDefault="008951BC" w:rsidP="008951BC"/>
    <w:p w14:paraId="54A8518C" w14:textId="146C189A" w:rsidR="008951BC" w:rsidRDefault="008951BC" w:rsidP="008951BC"/>
    <w:p w14:paraId="584D3B1B" w14:textId="61838CB4" w:rsidR="008951BC" w:rsidRDefault="00323C28" w:rsidP="00323C28">
      <w:pPr>
        <w:jc w:val="center"/>
      </w:pPr>
      <w:r>
        <w:rPr>
          <w:noProof/>
        </w:rPr>
        <w:drawing>
          <wp:inline distT="0" distB="0" distL="0" distR="0" wp14:anchorId="0B90EAF2" wp14:editId="0E6198B7">
            <wp:extent cx="1199021" cy="1192504"/>
            <wp:effectExtent l="0" t="0" r="1270" b="8255"/>
            <wp:docPr id="8" name="Picture 8" descr="Heart Rate Icon Health Monitor Red Heart Rateblood Pressure Vector Icon  Stock Illustration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rt Rate Icon Health Monitor Red Heart Rateblood Pressure Vector Icon  Stock Illustration - Download Image Now - iStoc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1228899" cy="1222219"/>
                    </a:xfrm>
                    <a:prstGeom prst="rect">
                      <a:avLst/>
                    </a:prstGeom>
                    <a:noFill/>
                    <a:ln>
                      <a:noFill/>
                    </a:ln>
                  </pic:spPr>
                </pic:pic>
              </a:graphicData>
            </a:graphic>
          </wp:inline>
        </w:drawing>
      </w:r>
    </w:p>
    <w:p w14:paraId="25E14D15" w14:textId="77777777" w:rsidR="008951BC" w:rsidRDefault="008951BC" w:rsidP="008951BC"/>
    <w:p w14:paraId="3629EBF9" w14:textId="77777777" w:rsidR="00BE778C" w:rsidRPr="00323C28" w:rsidRDefault="00BE778C" w:rsidP="00323C28">
      <w:pPr>
        <w:pStyle w:val="Heading5"/>
      </w:pPr>
      <w:r w:rsidRPr="00323C28">
        <w:t>COVID CARE</w:t>
      </w:r>
    </w:p>
    <w:p w14:paraId="5350CA40" w14:textId="0214C64B" w:rsidR="008951BC" w:rsidRPr="001E7D54" w:rsidRDefault="00E5677B" w:rsidP="008951BC">
      <w:pPr>
        <w:jc w:val="center"/>
        <w:rPr>
          <w:b/>
          <w:color w:val="C00000"/>
          <w:sz w:val="44"/>
        </w:rPr>
      </w:pPr>
      <w:r>
        <w:rPr>
          <w:b/>
          <w:color w:val="C00000"/>
          <w:sz w:val="44"/>
        </w:rPr>
        <w:t>Software Design Document</w:t>
      </w:r>
    </w:p>
    <w:p w14:paraId="5D6BEE5D" w14:textId="77777777" w:rsidR="008951BC" w:rsidRDefault="008951BC" w:rsidP="008951BC">
      <w:pPr>
        <w:jc w:val="center"/>
        <w:rPr>
          <w:b/>
          <w:sz w:val="44"/>
        </w:rPr>
      </w:pPr>
    </w:p>
    <w:p w14:paraId="10A43BF5" w14:textId="77777777" w:rsidR="008951BC" w:rsidRDefault="008951BC" w:rsidP="008951BC">
      <w:pPr>
        <w:jc w:val="center"/>
        <w:rPr>
          <w:b/>
          <w:sz w:val="44"/>
        </w:rPr>
      </w:pPr>
    </w:p>
    <w:p w14:paraId="079CD523" w14:textId="77777777" w:rsidR="008951BC" w:rsidRDefault="008951BC" w:rsidP="008951BC">
      <w:pPr>
        <w:jc w:val="center"/>
        <w:rPr>
          <w:b/>
          <w:sz w:val="44"/>
        </w:rPr>
      </w:pPr>
    </w:p>
    <w:p w14:paraId="26A95CDC" w14:textId="77777777" w:rsidR="008951BC" w:rsidRDefault="008951BC" w:rsidP="008951BC">
      <w:pPr>
        <w:jc w:val="center"/>
        <w:rPr>
          <w:b/>
          <w:sz w:val="44"/>
        </w:rPr>
      </w:pPr>
    </w:p>
    <w:p w14:paraId="4A5C1FCA" w14:textId="77777777" w:rsidR="008951BC" w:rsidRDefault="008951BC" w:rsidP="008951BC">
      <w:pPr>
        <w:jc w:val="center"/>
        <w:rPr>
          <w:b/>
          <w:sz w:val="44"/>
        </w:rPr>
      </w:pPr>
    </w:p>
    <w:p w14:paraId="4B3C673E" w14:textId="77777777" w:rsidR="008951BC" w:rsidRDefault="008951BC" w:rsidP="008951BC">
      <w:pPr>
        <w:jc w:val="center"/>
        <w:rPr>
          <w:b/>
          <w:sz w:val="44"/>
        </w:rPr>
      </w:pPr>
    </w:p>
    <w:p w14:paraId="790BAC4C" w14:textId="77777777" w:rsidR="0064654D" w:rsidRDefault="0064654D">
      <w:r>
        <w:br w:type="page"/>
      </w:r>
    </w:p>
    <w:sdt>
      <w:sdtPr>
        <w:rPr>
          <w:rFonts w:asciiTheme="minorHAnsi" w:eastAsiaTheme="minorHAnsi" w:hAnsiTheme="minorHAnsi" w:cstheme="minorBidi"/>
          <w:color w:val="000000"/>
          <w:sz w:val="22"/>
          <w:szCs w:val="22"/>
          <w14:textFill>
            <w14:solidFill>
              <w14:srgbClr w14:val="000000">
                <w14:lumMod w14:val="75000"/>
              </w14:srgbClr>
            </w14:solidFill>
          </w14:textFill>
        </w:rPr>
        <w:id w:val="282395304"/>
        <w:docPartObj>
          <w:docPartGallery w:val="Table of Contents"/>
          <w:docPartUnique/>
        </w:docPartObj>
      </w:sdtPr>
      <w:sdtEndPr>
        <w:rPr>
          <w:b/>
          <w:bCs/>
          <w:noProof/>
        </w:rPr>
      </w:sdtEndPr>
      <w:sdtContent>
        <w:p w14:paraId="4FDDCBF4" w14:textId="77777777" w:rsidR="0064654D" w:rsidRPr="0064654D" w:rsidRDefault="0064654D" w:rsidP="00CC1761">
          <w:pPr>
            <w:pStyle w:val="TOCHeading"/>
            <w:rPr>
              <w:color w:val="2E74B5" w:themeColor="accent1" w:themeShade="BF"/>
            </w:rPr>
          </w:pPr>
          <w:r w:rsidRPr="0064654D">
            <w:rPr>
              <w:color w:val="2E74B5" w:themeColor="accent1" w:themeShade="BF"/>
            </w:rPr>
            <w:t>Table of Contents</w:t>
          </w:r>
        </w:p>
        <w:p w14:paraId="74E1AEFE" w14:textId="24C5081A" w:rsidR="00593D35" w:rsidRDefault="0064654D">
          <w:pPr>
            <w:pStyle w:val="TOC1"/>
            <w:tabs>
              <w:tab w:val="right" w:leader="dot" w:pos="9350"/>
            </w:tabs>
            <w:rPr>
              <w:ins w:id="0" w:author="Hung Hoang" w:date="2022-03-29T13:34:00Z"/>
              <w:rFonts w:eastAsiaTheme="minorEastAsia"/>
              <w:noProof/>
            </w:rPr>
          </w:pPr>
          <w:r>
            <w:fldChar w:fldCharType="begin"/>
          </w:r>
          <w:r>
            <w:instrText xml:space="preserve"> TOC \o "1-3" \h \z \u </w:instrText>
          </w:r>
          <w:r>
            <w:fldChar w:fldCharType="separate"/>
          </w:r>
          <w:ins w:id="1" w:author="Hung Hoang" w:date="2022-03-29T13:34:00Z">
            <w:r w:rsidR="00593D35" w:rsidRPr="00657178">
              <w:rPr>
                <w:rStyle w:val="Hyperlink"/>
                <w:noProof/>
              </w:rPr>
              <w:fldChar w:fldCharType="begin"/>
            </w:r>
            <w:r w:rsidR="00593D35" w:rsidRPr="00657178">
              <w:rPr>
                <w:rStyle w:val="Hyperlink"/>
                <w:noProof/>
              </w:rPr>
              <w:instrText xml:space="preserve"> </w:instrText>
            </w:r>
            <w:r w:rsidR="00593D35">
              <w:rPr>
                <w:noProof/>
              </w:rPr>
              <w:instrText>HYPERLINK \l "_Toc99453268"</w:instrText>
            </w:r>
            <w:r w:rsidR="00593D35" w:rsidRPr="00657178">
              <w:rPr>
                <w:rStyle w:val="Hyperlink"/>
                <w:noProof/>
              </w:rPr>
              <w:instrText xml:space="preserve"> </w:instrText>
            </w:r>
            <w:r w:rsidR="00593D35" w:rsidRPr="00657178">
              <w:rPr>
                <w:rStyle w:val="Hyperlink"/>
                <w:noProof/>
              </w:rPr>
            </w:r>
            <w:r w:rsidR="00593D35" w:rsidRPr="00657178">
              <w:rPr>
                <w:rStyle w:val="Hyperlink"/>
                <w:noProof/>
              </w:rPr>
              <w:fldChar w:fldCharType="separate"/>
            </w:r>
            <w:r w:rsidR="00593D35" w:rsidRPr="00657178">
              <w:rPr>
                <w:rStyle w:val="Hyperlink"/>
                <w:noProof/>
              </w:rPr>
              <w:t>I. Overview</w:t>
            </w:r>
            <w:r w:rsidR="00593D35">
              <w:rPr>
                <w:noProof/>
                <w:webHidden/>
              </w:rPr>
              <w:tab/>
            </w:r>
            <w:r w:rsidR="00593D35">
              <w:rPr>
                <w:noProof/>
                <w:webHidden/>
              </w:rPr>
              <w:fldChar w:fldCharType="begin"/>
            </w:r>
            <w:r w:rsidR="00593D35">
              <w:rPr>
                <w:noProof/>
                <w:webHidden/>
              </w:rPr>
              <w:instrText xml:space="preserve"> PAGEREF _Toc99453268 \h </w:instrText>
            </w:r>
            <w:r w:rsidR="00593D35">
              <w:rPr>
                <w:noProof/>
                <w:webHidden/>
              </w:rPr>
            </w:r>
          </w:ins>
          <w:r w:rsidR="00593D35">
            <w:rPr>
              <w:noProof/>
              <w:webHidden/>
            </w:rPr>
            <w:fldChar w:fldCharType="separate"/>
          </w:r>
          <w:ins w:id="2" w:author="Hung Hoang" w:date="2022-03-29T13:34:00Z">
            <w:r w:rsidR="00593D35">
              <w:rPr>
                <w:noProof/>
                <w:webHidden/>
              </w:rPr>
              <w:t>3</w:t>
            </w:r>
            <w:r w:rsidR="00593D35">
              <w:rPr>
                <w:noProof/>
                <w:webHidden/>
              </w:rPr>
              <w:fldChar w:fldCharType="end"/>
            </w:r>
            <w:r w:rsidR="00593D35" w:rsidRPr="00657178">
              <w:rPr>
                <w:rStyle w:val="Hyperlink"/>
                <w:noProof/>
              </w:rPr>
              <w:fldChar w:fldCharType="end"/>
            </w:r>
          </w:ins>
        </w:p>
        <w:p w14:paraId="11033C37" w14:textId="40246C93" w:rsidR="00593D35" w:rsidRDefault="00593D35">
          <w:pPr>
            <w:pStyle w:val="TOC2"/>
            <w:tabs>
              <w:tab w:val="right" w:leader="dot" w:pos="9350"/>
            </w:tabs>
            <w:rPr>
              <w:ins w:id="3" w:author="Hung Hoang" w:date="2022-03-29T13:34:00Z"/>
              <w:rFonts w:eastAsiaTheme="minorEastAsia"/>
              <w:noProof/>
            </w:rPr>
          </w:pPr>
          <w:ins w:id="4"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"_Toc99453269"</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1. CovidCare_Final</w:t>
            </w:r>
            <w:r>
              <w:rPr>
                <w:noProof/>
                <w:webHidden/>
              </w:rPr>
              <w:tab/>
            </w:r>
            <w:r>
              <w:rPr>
                <w:noProof/>
                <w:webHidden/>
              </w:rPr>
              <w:fldChar w:fldCharType="begin"/>
            </w:r>
            <w:r>
              <w:rPr>
                <w:noProof/>
                <w:webHidden/>
              </w:rPr>
              <w:instrText xml:space="preserve"> PAGEREF _Toc99453269 \h </w:instrText>
            </w:r>
            <w:r>
              <w:rPr>
                <w:noProof/>
                <w:webHidden/>
              </w:rPr>
            </w:r>
          </w:ins>
          <w:r>
            <w:rPr>
              <w:noProof/>
              <w:webHidden/>
            </w:rPr>
            <w:fldChar w:fldCharType="separate"/>
          </w:r>
          <w:ins w:id="5" w:author="Hung Hoang" w:date="2022-03-29T13:34:00Z">
            <w:r>
              <w:rPr>
                <w:noProof/>
                <w:webHidden/>
              </w:rPr>
              <w:t>3</w:t>
            </w:r>
            <w:r>
              <w:rPr>
                <w:noProof/>
                <w:webHidden/>
              </w:rPr>
              <w:fldChar w:fldCharType="end"/>
            </w:r>
            <w:r w:rsidRPr="00657178">
              <w:rPr>
                <w:rStyle w:val="Hyperlink"/>
                <w:noProof/>
              </w:rPr>
              <w:fldChar w:fldCharType="end"/>
            </w:r>
          </w:ins>
        </w:p>
        <w:p w14:paraId="4429B9DC" w14:textId="463FFAF7" w:rsidR="00593D35" w:rsidRDefault="00593D35">
          <w:pPr>
            <w:pStyle w:val="TOC1"/>
            <w:tabs>
              <w:tab w:val="right" w:leader="dot" w:pos="9350"/>
            </w:tabs>
            <w:rPr>
              <w:ins w:id="6" w:author="Hung Hoang" w:date="2022-03-29T13:34:00Z"/>
              <w:rFonts w:eastAsiaTheme="minorEastAsia"/>
              <w:noProof/>
            </w:rPr>
          </w:pPr>
          <w:ins w:id="7"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"_Toc99453270"</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II. Code Designs</w:t>
            </w:r>
            <w:r>
              <w:rPr>
                <w:noProof/>
                <w:webHidden/>
              </w:rPr>
              <w:tab/>
            </w:r>
            <w:r>
              <w:rPr>
                <w:noProof/>
                <w:webHidden/>
              </w:rPr>
              <w:fldChar w:fldCharType="begin"/>
            </w:r>
            <w:r>
              <w:rPr>
                <w:noProof/>
                <w:webHidden/>
              </w:rPr>
              <w:instrText xml:space="preserve"> PAGEREF _Toc99453270 \h </w:instrText>
            </w:r>
            <w:r>
              <w:rPr>
                <w:noProof/>
                <w:webHidden/>
              </w:rPr>
            </w:r>
          </w:ins>
          <w:r>
            <w:rPr>
              <w:noProof/>
              <w:webHidden/>
            </w:rPr>
            <w:fldChar w:fldCharType="separate"/>
          </w:r>
          <w:ins w:id="8" w:author="Hung Hoang" w:date="2022-03-29T13:34:00Z">
            <w:r>
              <w:rPr>
                <w:noProof/>
                <w:webHidden/>
              </w:rPr>
              <w:t>3</w:t>
            </w:r>
            <w:r>
              <w:rPr>
                <w:noProof/>
                <w:webHidden/>
              </w:rPr>
              <w:fldChar w:fldCharType="end"/>
            </w:r>
            <w:r w:rsidRPr="00657178">
              <w:rPr>
                <w:rStyle w:val="Hyperlink"/>
                <w:noProof/>
              </w:rPr>
              <w:fldChar w:fldCharType="end"/>
            </w:r>
          </w:ins>
        </w:p>
        <w:p w14:paraId="0FCC0963" w14:textId="1471BF63" w:rsidR="00593D35" w:rsidRDefault="00593D35">
          <w:pPr>
            <w:pStyle w:val="TOC2"/>
            <w:tabs>
              <w:tab w:val="right" w:leader="dot" w:pos="9350"/>
            </w:tabs>
            <w:rPr>
              <w:ins w:id="9" w:author="Hung Hoang" w:date="2022-03-29T13:34:00Z"/>
              <w:rFonts w:eastAsiaTheme="minorEastAsia"/>
              <w:noProof/>
            </w:rPr>
          </w:pPr>
          <w:ins w:id="10"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"_Toc99453271"</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1. Login</w:t>
            </w:r>
            <w:r>
              <w:rPr>
                <w:noProof/>
                <w:webHidden/>
              </w:rPr>
              <w:tab/>
            </w:r>
            <w:r>
              <w:rPr>
                <w:noProof/>
                <w:webHidden/>
              </w:rPr>
              <w:fldChar w:fldCharType="begin"/>
            </w:r>
            <w:r>
              <w:rPr>
                <w:noProof/>
                <w:webHidden/>
              </w:rPr>
              <w:instrText xml:space="preserve"> PAGEREF _Toc99453271 \h </w:instrText>
            </w:r>
            <w:r>
              <w:rPr>
                <w:noProof/>
                <w:webHidden/>
              </w:rPr>
            </w:r>
          </w:ins>
          <w:r>
            <w:rPr>
              <w:noProof/>
              <w:webHidden/>
            </w:rPr>
            <w:fldChar w:fldCharType="separate"/>
          </w:r>
          <w:ins w:id="11" w:author="Hung Hoang" w:date="2022-03-29T13:34:00Z">
            <w:r>
              <w:rPr>
                <w:noProof/>
                <w:webHidden/>
              </w:rPr>
              <w:t>3</w:t>
            </w:r>
            <w:r>
              <w:rPr>
                <w:noProof/>
                <w:webHidden/>
              </w:rPr>
              <w:fldChar w:fldCharType="end"/>
            </w:r>
            <w:r w:rsidRPr="00657178">
              <w:rPr>
                <w:rStyle w:val="Hyperlink"/>
                <w:noProof/>
              </w:rPr>
              <w:fldChar w:fldCharType="end"/>
            </w:r>
          </w:ins>
        </w:p>
        <w:p w14:paraId="2190D3FD" w14:textId="6697545C" w:rsidR="00593D35" w:rsidRDefault="00593D35">
          <w:pPr>
            <w:pStyle w:val="TOC2"/>
            <w:tabs>
              <w:tab w:val="right" w:leader="dot" w:pos="9350"/>
            </w:tabs>
            <w:rPr>
              <w:ins w:id="12" w:author="Hung Hoang" w:date="2022-03-29T13:34:00Z"/>
              <w:rFonts w:eastAsiaTheme="minorEastAsia"/>
              <w:noProof/>
            </w:rPr>
          </w:pPr>
          <w:ins w:id="13"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"_Toc99453272"</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2. Register</w:t>
            </w:r>
            <w:r>
              <w:rPr>
                <w:noProof/>
                <w:webHidden/>
              </w:rPr>
              <w:tab/>
            </w:r>
            <w:r>
              <w:rPr>
                <w:noProof/>
                <w:webHidden/>
              </w:rPr>
              <w:fldChar w:fldCharType="begin"/>
            </w:r>
            <w:r>
              <w:rPr>
                <w:noProof/>
                <w:webHidden/>
              </w:rPr>
              <w:instrText xml:space="preserve"> PAGEREF _Toc99453272 \h </w:instrText>
            </w:r>
            <w:r>
              <w:rPr>
                <w:noProof/>
                <w:webHidden/>
              </w:rPr>
            </w:r>
          </w:ins>
          <w:r>
            <w:rPr>
              <w:noProof/>
              <w:webHidden/>
            </w:rPr>
            <w:fldChar w:fldCharType="separate"/>
          </w:r>
          <w:ins w:id="14" w:author="Hung Hoang" w:date="2022-03-29T13:34:00Z">
            <w:r>
              <w:rPr>
                <w:noProof/>
                <w:webHidden/>
              </w:rPr>
              <w:t>7</w:t>
            </w:r>
            <w:r>
              <w:rPr>
                <w:noProof/>
                <w:webHidden/>
              </w:rPr>
              <w:fldChar w:fldCharType="end"/>
            </w:r>
            <w:r w:rsidRPr="00657178">
              <w:rPr>
                <w:rStyle w:val="Hyperlink"/>
                <w:noProof/>
              </w:rPr>
              <w:fldChar w:fldCharType="end"/>
            </w:r>
          </w:ins>
        </w:p>
        <w:p w14:paraId="4C214D27" w14:textId="1EF6D97B" w:rsidR="00593D35" w:rsidRDefault="00593D35">
          <w:pPr>
            <w:pStyle w:val="TOC2"/>
            <w:tabs>
              <w:tab w:val="right" w:leader="dot" w:pos="9350"/>
            </w:tabs>
            <w:rPr>
              <w:ins w:id="15" w:author="Hung Hoang" w:date="2022-03-29T13:34:00Z"/>
              <w:rFonts w:eastAsiaTheme="minorEastAsia"/>
              <w:noProof/>
            </w:rPr>
          </w:pPr>
          <w:ins w:id="16"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"_Toc99453273"</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3. Manage Account</w:t>
            </w:r>
            <w:r>
              <w:rPr>
                <w:noProof/>
                <w:webHidden/>
              </w:rPr>
              <w:tab/>
            </w:r>
            <w:r>
              <w:rPr>
                <w:noProof/>
                <w:webHidden/>
              </w:rPr>
              <w:fldChar w:fldCharType="begin"/>
            </w:r>
            <w:r>
              <w:rPr>
                <w:noProof/>
                <w:webHidden/>
              </w:rPr>
              <w:instrText xml:space="preserve"> PAGEREF _Toc99453273 \h </w:instrText>
            </w:r>
            <w:r>
              <w:rPr>
                <w:noProof/>
                <w:webHidden/>
              </w:rPr>
            </w:r>
          </w:ins>
          <w:r>
            <w:rPr>
              <w:noProof/>
              <w:webHidden/>
            </w:rPr>
            <w:fldChar w:fldCharType="separate"/>
          </w:r>
          <w:ins w:id="17" w:author="Hung Hoang" w:date="2022-03-29T13:34:00Z">
            <w:r>
              <w:rPr>
                <w:noProof/>
                <w:webHidden/>
              </w:rPr>
              <w:t>9</w:t>
            </w:r>
            <w:r>
              <w:rPr>
                <w:noProof/>
                <w:webHidden/>
              </w:rPr>
              <w:fldChar w:fldCharType="end"/>
            </w:r>
            <w:r w:rsidRPr="00657178">
              <w:rPr>
                <w:rStyle w:val="Hyperlink"/>
                <w:noProof/>
              </w:rPr>
              <w:fldChar w:fldCharType="end"/>
            </w:r>
          </w:ins>
        </w:p>
        <w:p w14:paraId="3499AC82" w14:textId="394C3D6D" w:rsidR="00593D35" w:rsidRDefault="00593D35">
          <w:pPr>
            <w:pStyle w:val="TOC2"/>
            <w:tabs>
              <w:tab w:val="right" w:leader="dot" w:pos="9350"/>
            </w:tabs>
            <w:rPr>
              <w:ins w:id="18" w:author="Hung Hoang" w:date="2022-03-29T13:34:00Z"/>
              <w:rFonts w:eastAsiaTheme="minorEastAsia"/>
              <w:noProof/>
            </w:rPr>
          </w:pPr>
          <w:ins w:id="19"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"_Toc99453274"</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4. List News/ News Detail:</w:t>
            </w:r>
            <w:r>
              <w:rPr>
                <w:noProof/>
                <w:webHidden/>
              </w:rPr>
              <w:tab/>
            </w:r>
            <w:r>
              <w:rPr>
                <w:noProof/>
                <w:webHidden/>
              </w:rPr>
              <w:fldChar w:fldCharType="begin"/>
            </w:r>
            <w:r>
              <w:rPr>
                <w:noProof/>
                <w:webHidden/>
              </w:rPr>
              <w:instrText xml:space="preserve"> PAGEREF _Toc99453274 \h </w:instrText>
            </w:r>
            <w:r>
              <w:rPr>
                <w:noProof/>
                <w:webHidden/>
              </w:rPr>
            </w:r>
          </w:ins>
          <w:r>
            <w:rPr>
              <w:noProof/>
              <w:webHidden/>
            </w:rPr>
            <w:fldChar w:fldCharType="separate"/>
          </w:r>
          <w:ins w:id="20" w:author="Hung Hoang" w:date="2022-03-29T13:34:00Z">
            <w:r>
              <w:rPr>
                <w:noProof/>
                <w:webHidden/>
              </w:rPr>
              <w:t>11</w:t>
            </w:r>
            <w:r>
              <w:rPr>
                <w:noProof/>
                <w:webHidden/>
              </w:rPr>
              <w:fldChar w:fldCharType="end"/>
            </w:r>
            <w:r w:rsidRPr="00657178">
              <w:rPr>
                <w:rStyle w:val="Hyperlink"/>
                <w:noProof/>
              </w:rPr>
              <w:fldChar w:fldCharType="end"/>
            </w:r>
          </w:ins>
        </w:p>
        <w:p w14:paraId="067BBAD1" w14:textId="3BDDF29D" w:rsidR="00593D35" w:rsidRDefault="00593D35">
          <w:pPr>
            <w:pStyle w:val="TOC2"/>
            <w:tabs>
              <w:tab w:val="right" w:leader="dot" w:pos="9350"/>
            </w:tabs>
            <w:rPr>
              <w:ins w:id="21" w:author="Hung Hoang" w:date="2022-03-29T13:34:00Z"/>
              <w:rFonts w:eastAsiaTheme="minorEastAsia"/>
              <w:noProof/>
            </w:rPr>
          </w:pPr>
          <w:ins w:id="22"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"_Toc99453275"</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5. Manage News</w:t>
            </w:r>
            <w:r>
              <w:rPr>
                <w:noProof/>
                <w:webHidden/>
              </w:rPr>
              <w:tab/>
            </w:r>
            <w:r>
              <w:rPr>
                <w:noProof/>
                <w:webHidden/>
              </w:rPr>
              <w:fldChar w:fldCharType="begin"/>
            </w:r>
            <w:r>
              <w:rPr>
                <w:noProof/>
                <w:webHidden/>
              </w:rPr>
              <w:instrText xml:space="preserve"> PAGEREF _Toc99453275 \h </w:instrText>
            </w:r>
            <w:r>
              <w:rPr>
                <w:noProof/>
                <w:webHidden/>
              </w:rPr>
            </w:r>
          </w:ins>
          <w:r>
            <w:rPr>
              <w:noProof/>
              <w:webHidden/>
            </w:rPr>
            <w:fldChar w:fldCharType="separate"/>
          </w:r>
          <w:ins w:id="23" w:author="Hung Hoang" w:date="2022-03-29T13:34:00Z">
            <w:r>
              <w:rPr>
                <w:noProof/>
                <w:webHidden/>
              </w:rPr>
              <w:t>13</w:t>
            </w:r>
            <w:r>
              <w:rPr>
                <w:noProof/>
                <w:webHidden/>
              </w:rPr>
              <w:fldChar w:fldCharType="end"/>
            </w:r>
            <w:r w:rsidRPr="00657178">
              <w:rPr>
                <w:rStyle w:val="Hyperlink"/>
                <w:noProof/>
              </w:rPr>
              <w:fldChar w:fldCharType="end"/>
            </w:r>
          </w:ins>
        </w:p>
        <w:p w14:paraId="53BA9142" w14:textId="7D46C06D" w:rsidR="00593D35" w:rsidRDefault="00593D35">
          <w:pPr>
            <w:pStyle w:val="TOC2"/>
            <w:tabs>
              <w:tab w:val="right" w:leader="dot" w:pos="9350"/>
            </w:tabs>
            <w:rPr>
              <w:ins w:id="24" w:author="Hung Hoang" w:date="2022-03-29T13:34:00Z"/>
              <w:rFonts w:eastAsiaTheme="minorEastAsia"/>
              <w:noProof/>
            </w:rPr>
          </w:pPr>
          <w:ins w:id="25"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"_Toc99453276"</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6. Create News</w:t>
            </w:r>
            <w:r>
              <w:rPr>
                <w:noProof/>
                <w:webHidden/>
              </w:rPr>
              <w:tab/>
            </w:r>
            <w:r>
              <w:rPr>
                <w:noProof/>
                <w:webHidden/>
              </w:rPr>
              <w:fldChar w:fldCharType="begin"/>
            </w:r>
            <w:r>
              <w:rPr>
                <w:noProof/>
                <w:webHidden/>
              </w:rPr>
              <w:instrText xml:space="preserve"> PAGEREF _Toc99453276 \h </w:instrText>
            </w:r>
            <w:r>
              <w:rPr>
                <w:noProof/>
                <w:webHidden/>
              </w:rPr>
            </w:r>
          </w:ins>
          <w:r>
            <w:rPr>
              <w:noProof/>
              <w:webHidden/>
            </w:rPr>
            <w:fldChar w:fldCharType="separate"/>
          </w:r>
          <w:ins w:id="26" w:author="Hung Hoang" w:date="2022-03-29T13:34:00Z">
            <w:r>
              <w:rPr>
                <w:noProof/>
                <w:webHidden/>
              </w:rPr>
              <w:t>15</w:t>
            </w:r>
            <w:r>
              <w:rPr>
                <w:noProof/>
                <w:webHidden/>
              </w:rPr>
              <w:fldChar w:fldCharType="end"/>
            </w:r>
            <w:r w:rsidRPr="00657178">
              <w:rPr>
                <w:rStyle w:val="Hyperlink"/>
                <w:noProof/>
              </w:rPr>
              <w:fldChar w:fldCharType="end"/>
            </w:r>
          </w:ins>
        </w:p>
        <w:p w14:paraId="376366B2" w14:textId="07F8AFDF" w:rsidR="00593D35" w:rsidRDefault="00593D35">
          <w:pPr>
            <w:pStyle w:val="TOC2"/>
            <w:tabs>
              <w:tab w:val="right" w:leader="dot" w:pos="9350"/>
            </w:tabs>
            <w:rPr>
              <w:ins w:id="27" w:author="Hung Hoang" w:date="2022-03-29T13:34:00Z"/>
              <w:rFonts w:eastAsiaTheme="minorEastAsia"/>
              <w:noProof/>
            </w:rPr>
          </w:pPr>
          <w:ins w:id="28"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"_Toc99453277"</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7. Create Post Vaccinate</w:t>
            </w:r>
            <w:r>
              <w:rPr>
                <w:noProof/>
                <w:webHidden/>
              </w:rPr>
              <w:tab/>
            </w:r>
            <w:r>
              <w:rPr>
                <w:noProof/>
                <w:webHidden/>
              </w:rPr>
              <w:fldChar w:fldCharType="begin"/>
            </w:r>
            <w:r>
              <w:rPr>
                <w:noProof/>
                <w:webHidden/>
              </w:rPr>
              <w:instrText xml:space="preserve"> PAGEREF _Toc99453277 \h </w:instrText>
            </w:r>
            <w:r>
              <w:rPr>
                <w:noProof/>
                <w:webHidden/>
              </w:rPr>
            </w:r>
          </w:ins>
          <w:r>
            <w:rPr>
              <w:noProof/>
              <w:webHidden/>
            </w:rPr>
            <w:fldChar w:fldCharType="separate"/>
          </w:r>
          <w:ins w:id="29" w:author="Hung Hoang" w:date="2022-03-29T13:34:00Z">
            <w:r>
              <w:rPr>
                <w:noProof/>
                <w:webHidden/>
              </w:rPr>
              <w:t>17</w:t>
            </w:r>
            <w:r>
              <w:rPr>
                <w:noProof/>
                <w:webHidden/>
              </w:rPr>
              <w:fldChar w:fldCharType="end"/>
            </w:r>
            <w:r w:rsidRPr="00657178">
              <w:rPr>
                <w:rStyle w:val="Hyperlink"/>
                <w:noProof/>
              </w:rPr>
              <w:fldChar w:fldCharType="end"/>
            </w:r>
          </w:ins>
        </w:p>
        <w:p w14:paraId="7B678CB5" w14:textId="2E2E740B" w:rsidR="00593D35" w:rsidRDefault="00593D35">
          <w:pPr>
            <w:pStyle w:val="TOC2"/>
            <w:tabs>
              <w:tab w:val="right" w:leader="dot" w:pos="9350"/>
            </w:tabs>
            <w:rPr>
              <w:ins w:id="30" w:author="Hung Hoang" w:date="2022-03-29T13:34:00Z"/>
              <w:rFonts w:eastAsiaTheme="minorEastAsia"/>
              <w:noProof/>
            </w:rPr>
          </w:pPr>
          <w:ins w:id="31"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"_Toc99453278"</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8. Create Request Vaccinate</w:t>
            </w:r>
            <w:r>
              <w:rPr>
                <w:noProof/>
                <w:webHidden/>
              </w:rPr>
              <w:tab/>
            </w:r>
            <w:r>
              <w:rPr>
                <w:noProof/>
                <w:webHidden/>
              </w:rPr>
              <w:fldChar w:fldCharType="begin"/>
            </w:r>
            <w:r>
              <w:rPr>
                <w:noProof/>
                <w:webHidden/>
              </w:rPr>
              <w:instrText xml:space="preserve"> PAGEREF _Toc99453278 \h </w:instrText>
            </w:r>
            <w:r>
              <w:rPr>
                <w:noProof/>
                <w:webHidden/>
              </w:rPr>
            </w:r>
          </w:ins>
          <w:r>
            <w:rPr>
              <w:noProof/>
              <w:webHidden/>
            </w:rPr>
            <w:fldChar w:fldCharType="separate"/>
          </w:r>
          <w:ins w:id="32" w:author="Hung Hoang" w:date="2022-03-29T13:34:00Z">
            <w:r>
              <w:rPr>
                <w:noProof/>
                <w:webHidden/>
              </w:rPr>
              <w:t>19</w:t>
            </w:r>
            <w:r>
              <w:rPr>
                <w:noProof/>
                <w:webHidden/>
              </w:rPr>
              <w:fldChar w:fldCharType="end"/>
            </w:r>
            <w:r w:rsidRPr="00657178">
              <w:rPr>
                <w:rStyle w:val="Hyperlink"/>
                <w:noProof/>
              </w:rPr>
              <w:fldChar w:fldCharType="end"/>
            </w:r>
          </w:ins>
        </w:p>
        <w:p w14:paraId="4E8DF7FC" w14:textId="15A3C7F6" w:rsidR="00593D35" w:rsidRDefault="00593D35">
          <w:pPr>
            <w:pStyle w:val="TOC2"/>
            <w:tabs>
              <w:tab w:val="right" w:leader="dot" w:pos="9350"/>
            </w:tabs>
            <w:rPr>
              <w:ins w:id="33" w:author="Hung Hoang" w:date="2022-03-29T13:34:00Z"/>
              <w:rFonts w:eastAsiaTheme="minorEastAsia"/>
              <w:noProof/>
            </w:rPr>
          </w:pPr>
          <w:ins w:id="34"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"_Toc99453279"</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9. Appcept/ Denie Request</w:t>
            </w:r>
            <w:r>
              <w:rPr>
                <w:noProof/>
                <w:webHidden/>
              </w:rPr>
              <w:tab/>
            </w:r>
            <w:r>
              <w:rPr>
                <w:noProof/>
                <w:webHidden/>
              </w:rPr>
              <w:fldChar w:fldCharType="begin"/>
            </w:r>
            <w:r>
              <w:rPr>
                <w:noProof/>
                <w:webHidden/>
              </w:rPr>
              <w:instrText xml:space="preserve"> PAGEREF _Toc99453279 \h </w:instrText>
            </w:r>
            <w:r>
              <w:rPr>
                <w:noProof/>
                <w:webHidden/>
              </w:rPr>
            </w:r>
          </w:ins>
          <w:r>
            <w:rPr>
              <w:noProof/>
              <w:webHidden/>
            </w:rPr>
            <w:fldChar w:fldCharType="separate"/>
          </w:r>
          <w:ins w:id="35" w:author="Hung Hoang" w:date="2022-03-29T13:34:00Z">
            <w:r>
              <w:rPr>
                <w:noProof/>
                <w:webHidden/>
              </w:rPr>
              <w:t>21</w:t>
            </w:r>
            <w:r>
              <w:rPr>
                <w:noProof/>
                <w:webHidden/>
              </w:rPr>
              <w:fldChar w:fldCharType="end"/>
            </w:r>
            <w:r w:rsidRPr="00657178">
              <w:rPr>
                <w:rStyle w:val="Hyperlink"/>
                <w:noProof/>
              </w:rPr>
              <w:fldChar w:fldCharType="end"/>
            </w:r>
          </w:ins>
        </w:p>
        <w:p w14:paraId="376F5EAE" w14:textId="48BAC63C" w:rsidR="00593D35" w:rsidRDefault="00593D35">
          <w:pPr>
            <w:pStyle w:val="TOC1"/>
            <w:tabs>
              <w:tab w:val="right" w:leader="dot" w:pos="9350"/>
            </w:tabs>
            <w:rPr>
              <w:ins w:id="36" w:author="Hung Hoang" w:date="2022-03-29T13:34:00Z"/>
              <w:rFonts w:eastAsiaTheme="minorEastAsia"/>
              <w:noProof/>
            </w:rPr>
          </w:pPr>
          <w:ins w:id="37"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"_Toc99453280"</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III. Database Design</w:t>
            </w:r>
            <w:r>
              <w:rPr>
                <w:noProof/>
                <w:webHidden/>
              </w:rPr>
              <w:tab/>
            </w:r>
            <w:r>
              <w:rPr>
                <w:noProof/>
                <w:webHidden/>
              </w:rPr>
              <w:fldChar w:fldCharType="begin"/>
            </w:r>
            <w:r>
              <w:rPr>
                <w:noProof/>
                <w:webHidden/>
              </w:rPr>
              <w:instrText xml:space="preserve"> PAGEREF _Toc99453280 \h </w:instrText>
            </w:r>
            <w:r>
              <w:rPr>
                <w:noProof/>
                <w:webHidden/>
              </w:rPr>
            </w:r>
          </w:ins>
          <w:r>
            <w:rPr>
              <w:noProof/>
              <w:webHidden/>
            </w:rPr>
            <w:fldChar w:fldCharType="separate"/>
          </w:r>
          <w:ins w:id="38" w:author="Hung Hoang" w:date="2022-03-29T13:34:00Z">
            <w:r>
              <w:rPr>
                <w:noProof/>
                <w:webHidden/>
              </w:rPr>
              <w:t>22</w:t>
            </w:r>
            <w:r>
              <w:rPr>
                <w:noProof/>
                <w:webHidden/>
              </w:rPr>
              <w:fldChar w:fldCharType="end"/>
            </w:r>
            <w:r w:rsidRPr="00657178">
              <w:rPr>
                <w:rStyle w:val="Hyperlink"/>
                <w:noProof/>
              </w:rPr>
              <w:fldChar w:fldCharType="end"/>
            </w:r>
          </w:ins>
        </w:p>
        <w:p w14:paraId="469014C6" w14:textId="59325E01" w:rsidR="00593D35" w:rsidRDefault="00593D35">
          <w:pPr>
            <w:pStyle w:val="TOC2"/>
            <w:tabs>
              <w:tab w:val="left" w:pos="660"/>
              <w:tab w:val="right" w:leader="dot" w:pos="9350"/>
            </w:tabs>
            <w:rPr>
              <w:ins w:id="39" w:author="Hung Hoang" w:date="2022-03-29T13:34:00Z"/>
              <w:rFonts w:eastAsiaTheme="minorEastAsia"/>
              <w:noProof/>
            </w:rPr>
          </w:pPr>
          <w:ins w:id="40"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"_Toc99453281"</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1.</w:t>
            </w:r>
            <w:r>
              <w:rPr>
                <w:rFonts w:eastAsiaTheme="minorEastAsia"/>
                <w:noProof/>
              </w:rPr>
              <w:tab/>
            </w:r>
            <w:r w:rsidRPr="00657178">
              <w:rPr>
                <w:rStyle w:val="Hyperlink"/>
                <w:noProof/>
              </w:rPr>
              <w:t>Database Diagram:</w:t>
            </w:r>
            <w:r>
              <w:rPr>
                <w:noProof/>
                <w:webHidden/>
              </w:rPr>
              <w:tab/>
            </w:r>
            <w:r>
              <w:rPr>
                <w:noProof/>
                <w:webHidden/>
              </w:rPr>
              <w:fldChar w:fldCharType="begin"/>
            </w:r>
            <w:r>
              <w:rPr>
                <w:noProof/>
                <w:webHidden/>
              </w:rPr>
              <w:instrText xml:space="preserve"> PAGEREF _Toc99453281 \h </w:instrText>
            </w:r>
            <w:r>
              <w:rPr>
                <w:noProof/>
                <w:webHidden/>
              </w:rPr>
            </w:r>
          </w:ins>
          <w:r>
            <w:rPr>
              <w:noProof/>
              <w:webHidden/>
            </w:rPr>
            <w:fldChar w:fldCharType="separate"/>
          </w:r>
          <w:ins w:id="41" w:author="Hung Hoang" w:date="2022-03-29T13:34:00Z">
            <w:r>
              <w:rPr>
                <w:noProof/>
                <w:webHidden/>
              </w:rPr>
              <w:t>22</w:t>
            </w:r>
            <w:r>
              <w:rPr>
                <w:noProof/>
                <w:webHidden/>
              </w:rPr>
              <w:fldChar w:fldCharType="end"/>
            </w:r>
            <w:r w:rsidRPr="00657178">
              <w:rPr>
                <w:rStyle w:val="Hyperlink"/>
                <w:noProof/>
              </w:rPr>
              <w:fldChar w:fldCharType="end"/>
            </w:r>
          </w:ins>
        </w:p>
        <w:p w14:paraId="2079C86C" w14:textId="0BC97504" w:rsidR="00593D35" w:rsidRDefault="00593D35">
          <w:pPr>
            <w:pStyle w:val="TOC2"/>
            <w:tabs>
              <w:tab w:val="right" w:leader="dot" w:pos="9350"/>
            </w:tabs>
            <w:rPr>
              <w:ins w:id="42" w:author="Hung Hoang" w:date="2022-03-29T13:34:00Z"/>
              <w:rFonts w:eastAsiaTheme="minorEastAsia"/>
              <w:noProof/>
            </w:rPr>
          </w:pPr>
          <w:ins w:id="43"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"_Toc99453282"</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2. Table Description</w:t>
            </w:r>
            <w:r>
              <w:rPr>
                <w:noProof/>
                <w:webHidden/>
              </w:rPr>
              <w:tab/>
            </w:r>
            <w:r>
              <w:rPr>
                <w:noProof/>
                <w:webHidden/>
              </w:rPr>
              <w:fldChar w:fldCharType="begin"/>
            </w:r>
            <w:r>
              <w:rPr>
                <w:noProof/>
                <w:webHidden/>
              </w:rPr>
              <w:instrText xml:space="preserve"> PAGEREF _Toc99453282 \h </w:instrText>
            </w:r>
            <w:r>
              <w:rPr>
                <w:noProof/>
                <w:webHidden/>
              </w:rPr>
            </w:r>
          </w:ins>
          <w:r>
            <w:rPr>
              <w:noProof/>
              <w:webHidden/>
            </w:rPr>
            <w:fldChar w:fldCharType="separate"/>
          </w:r>
          <w:ins w:id="44" w:author="Hung Hoang" w:date="2022-03-29T13:34:00Z">
            <w:r>
              <w:rPr>
                <w:noProof/>
                <w:webHidden/>
              </w:rPr>
              <w:t>22</w:t>
            </w:r>
            <w:r>
              <w:rPr>
                <w:noProof/>
                <w:webHidden/>
              </w:rPr>
              <w:fldChar w:fldCharType="end"/>
            </w:r>
            <w:r w:rsidRPr="00657178">
              <w:rPr>
                <w:rStyle w:val="Hyperlink"/>
                <w:noProof/>
              </w:rPr>
              <w:fldChar w:fldCharType="end"/>
            </w:r>
          </w:ins>
        </w:p>
        <w:p w14:paraId="7B0A9E90" w14:textId="7693CE0A" w:rsidR="00593D35" w:rsidRDefault="00593D35">
          <w:pPr>
            <w:pStyle w:val="TOC2"/>
            <w:tabs>
              <w:tab w:val="right" w:leader="dot" w:pos="9350"/>
            </w:tabs>
            <w:rPr>
              <w:ins w:id="45" w:author="Hung Hoang" w:date="2022-03-29T13:34:00Z"/>
              <w:rFonts w:eastAsiaTheme="minorEastAsia"/>
              <w:noProof/>
            </w:rPr>
          </w:pPr>
          <w:ins w:id="46" w:author="Hung Hoang" w:date="2022-03-29T13:34:00Z">
            <w:r w:rsidRPr="00657178">
              <w:rPr>
                <w:rStyle w:val="Hyperlink"/>
                <w:noProof/>
              </w:rPr>
              <w:fldChar w:fldCharType="begin"/>
            </w:r>
            <w:r w:rsidRPr="00657178">
              <w:rPr>
                <w:rStyle w:val="Hyperlink"/>
                <w:noProof/>
              </w:rPr>
              <w:instrText xml:space="preserve"> </w:instrText>
            </w:r>
            <w:r>
              <w:rPr>
                <w:noProof/>
              </w:rPr>
              <w:instrText>HYPERLINK \l "_Toc99453283"</w:instrText>
            </w:r>
            <w:r w:rsidRPr="00657178">
              <w:rPr>
                <w:rStyle w:val="Hyperlink"/>
                <w:noProof/>
              </w:rPr>
              <w:instrText xml:space="preserve"> </w:instrText>
            </w:r>
            <w:r w:rsidRPr="00657178">
              <w:rPr>
                <w:rStyle w:val="Hyperlink"/>
                <w:noProof/>
              </w:rPr>
            </w:r>
            <w:r w:rsidRPr="00657178">
              <w:rPr>
                <w:rStyle w:val="Hyperlink"/>
                <w:noProof/>
              </w:rPr>
              <w:fldChar w:fldCharType="separate"/>
            </w:r>
            <w:r w:rsidRPr="00657178">
              <w:rPr>
                <w:rStyle w:val="Hyperlink"/>
                <w:noProof/>
              </w:rPr>
              <w:t>3: ERD:</w:t>
            </w:r>
            <w:r>
              <w:rPr>
                <w:noProof/>
                <w:webHidden/>
              </w:rPr>
              <w:tab/>
            </w:r>
            <w:r>
              <w:rPr>
                <w:noProof/>
                <w:webHidden/>
              </w:rPr>
              <w:fldChar w:fldCharType="begin"/>
            </w:r>
            <w:r>
              <w:rPr>
                <w:noProof/>
                <w:webHidden/>
              </w:rPr>
              <w:instrText xml:space="preserve"> PAGEREF _Toc99453283 \h </w:instrText>
            </w:r>
            <w:r>
              <w:rPr>
                <w:noProof/>
                <w:webHidden/>
              </w:rPr>
            </w:r>
          </w:ins>
          <w:r>
            <w:rPr>
              <w:noProof/>
              <w:webHidden/>
            </w:rPr>
            <w:fldChar w:fldCharType="separate"/>
          </w:r>
          <w:ins w:id="47" w:author="Hung Hoang" w:date="2022-03-29T13:34:00Z">
            <w:r>
              <w:rPr>
                <w:noProof/>
                <w:webHidden/>
              </w:rPr>
              <w:t>24</w:t>
            </w:r>
            <w:r>
              <w:rPr>
                <w:noProof/>
                <w:webHidden/>
              </w:rPr>
              <w:fldChar w:fldCharType="end"/>
            </w:r>
            <w:r w:rsidRPr="00657178">
              <w:rPr>
                <w:rStyle w:val="Hyperlink"/>
                <w:noProof/>
              </w:rPr>
              <w:fldChar w:fldCharType="end"/>
            </w:r>
          </w:ins>
        </w:p>
        <w:p w14:paraId="59F6E994" w14:textId="6171F784" w:rsidR="00B71F73" w:rsidDel="00593D35" w:rsidRDefault="00B71F73">
          <w:pPr>
            <w:pStyle w:val="TOC1"/>
            <w:tabs>
              <w:tab w:val="right" w:leader="dot" w:pos="9350"/>
            </w:tabs>
            <w:rPr>
              <w:del w:id="48" w:author="Hung Hoang" w:date="2022-03-29T13:34:00Z"/>
              <w:rFonts w:eastAsiaTheme="minorEastAsia"/>
              <w:noProof/>
            </w:rPr>
          </w:pPr>
          <w:del w:id="49" w:author="Hung Hoang" w:date="2022-03-29T13:34:00Z">
            <w:r w:rsidRPr="00593D35" w:rsidDel="00593D35">
              <w:rPr>
                <w:noProof/>
                <w:rPrChange w:id="50" w:author="Hung Hoang" w:date="2022-03-29T13:34:00Z">
                  <w:rPr>
                    <w:rStyle w:val="Hyperlink"/>
                    <w:noProof/>
                  </w:rPr>
                </w:rPrChange>
              </w:rPr>
              <w:delText>I. Overview</w:delText>
            </w:r>
            <w:r w:rsidDel="00593D35">
              <w:rPr>
                <w:noProof/>
                <w:webHidden/>
              </w:rPr>
              <w:tab/>
              <w:delText>3</w:delText>
            </w:r>
          </w:del>
        </w:p>
        <w:p w14:paraId="706BB478" w14:textId="6F9E93B6" w:rsidR="00B71F73" w:rsidDel="00593D35" w:rsidRDefault="00B71F73">
          <w:pPr>
            <w:pStyle w:val="TOC2"/>
            <w:tabs>
              <w:tab w:val="right" w:leader="dot" w:pos="9350"/>
            </w:tabs>
            <w:rPr>
              <w:del w:id="51" w:author="Hung Hoang" w:date="2022-03-29T13:34:00Z"/>
              <w:rFonts w:eastAsiaTheme="minorEastAsia"/>
              <w:noProof/>
            </w:rPr>
          </w:pPr>
          <w:del w:id="52" w:author="Hung Hoang" w:date="2022-03-29T13:34:00Z">
            <w:r w:rsidRPr="00593D35" w:rsidDel="00593D35">
              <w:rPr>
                <w:noProof/>
                <w:rPrChange w:id="53" w:author="Hung Hoang" w:date="2022-03-29T13:34:00Z">
                  <w:rPr>
                    <w:rStyle w:val="Hyperlink"/>
                    <w:noProof/>
                  </w:rPr>
                </w:rPrChange>
              </w:rPr>
              <w:delText>1. CovidCare_Final</w:delText>
            </w:r>
            <w:r w:rsidDel="00593D35">
              <w:rPr>
                <w:noProof/>
                <w:webHidden/>
              </w:rPr>
              <w:tab/>
              <w:delText>3</w:delText>
            </w:r>
          </w:del>
        </w:p>
        <w:p w14:paraId="6EF75A66" w14:textId="05DBD30B" w:rsidR="00B71F73" w:rsidDel="00593D35" w:rsidRDefault="00B71F73">
          <w:pPr>
            <w:pStyle w:val="TOC1"/>
            <w:tabs>
              <w:tab w:val="right" w:leader="dot" w:pos="9350"/>
            </w:tabs>
            <w:rPr>
              <w:del w:id="54" w:author="Hung Hoang" w:date="2022-03-29T13:34:00Z"/>
              <w:rFonts w:eastAsiaTheme="minorEastAsia"/>
              <w:noProof/>
            </w:rPr>
          </w:pPr>
          <w:del w:id="55" w:author="Hung Hoang" w:date="2022-03-29T13:34:00Z">
            <w:r w:rsidRPr="00593D35" w:rsidDel="00593D35">
              <w:rPr>
                <w:noProof/>
                <w:rPrChange w:id="56" w:author="Hung Hoang" w:date="2022-03-29T13:34:00Z">
                  <w:rPr>
                    <w:rStyle w:val="Hyperlink"/>
                    <w:noProof/>
                  </w:rPr>
                </w:rPrChange>
              </w:rPr>
              <w:delText>II. Code Designs</w:delText>
            </w:r>
            <w:r w:rsidDel="00593D35">
              <w:rPr>
                <w:noProof/>
                <w:webHidden/>
              </w:rPr>
              <w:tab/>
              <w:delText>4</w:delText>
            </w:r>
          </w:del>
        </w:p>
        <w:p w14:paraId="2253F02B" w14:textId="796F7F16" w:rsidR="00B71F73" w:rsidDel="00593D35" w:rsidRDefault="00B71F73">
          <w:pPr>
            <w:pStyle w:val="TOC2"/>
            <w:tabs>
              <w:tab w:val="right" w:leader="dot" w:pos="9350"/>
            </w:tabs>
            <w:rPr>
              <w:del w:id="57" w:author="Hung Hoang" w:date="2022-03-29T13:34:00Z"/>
              <w:rFonts w:eastAsiaTheme="minorEastAsia"/>
              <w:noProof/>
            </w:rPr>
          </w:pPr>
          <w:del w:id="58" w:author="Hung Hoang" w:date="2022-03-29T13:34:00Z">
            <w:r w:rsidRPr="00593D35" w:rsidDel="00593D35">
              <w:rPr>
                <w:noProof/>
                <w:rPrChange w:id="59" w:author="Hung Hoang" w:date="2022-03-29T13:34:00Z">
                  <w:rPr>
                    <w:rStyle w:val="Hyperlink"/>
                    <w:noProof/>
                  </w:rPr>
                </w:rPrChange>
              </w:rPr>
              <w:delText>1. Login</w:delText>
            </w:r>
            <w:r w:rsidDel="00593D35">
              <w:rPr>
                <w:noProof/>
                <w:webHidden/>
              </w:rPr>
              <w:tab/>
              <w:delText>4</w:delText>
            </w:r>
          </w:del>
        </w:p>
        <w:p w14:paraId="093177DE" w14:textId="7AB83321" w:rsidR="00B71F73" w:rsidDel="00593D35" w:rsidRDefault="00B71F73">
          <w:pPr>
            <w:pStyle w:val="TOC2"/>
            <w:tabs>
              <w:tab w:val="right" w:leader="dot" w:pos="9350"/>
            </w:tabs>
            <w:rPr>
              <w:del w:id="60" w:author="Hung Hoang" w:date="2022-03-29T13:34:00Z"/>
              <w:rFonts w:eastAsiaTheme="minorEastAsia"/>
              <w:noProof/>
            </w:rPr>
          </w:pPr>
          <w:del w:id="61" w:author="Hung Hoang" w:date="2022-03-29T13:34:00Z">
            <w:r w:rsidRPr="00593D35" w:rsidDel="00593D35">
              <w:rPr>
                <w:noProof/>
                <w:rPrChange w:id="62" w:author="Hung Hoang" w:date="2022-03-29T13:34:00Z">
                  <w:rPr>
                    <w:rStyle w:val="Hyperlink"/>
                    <w:noProof/>
                  </w:rPr>
                </w:rPrChange>
              </w:rPr>
              <w:delText>2. Register</w:delText>
            </w:r>
            <w:r w:rsidDel="00593D35">
              <w:rPr>
                <w:noProof/>
                <w:webHidden/>
              </w:rPr>
              <w:tab/>
              <w:delText>7</w:delText>
            </w:r>
          </w:del>
        </w:p>
        <w:p w14:paraId="49D035BF" w14:textId="4150DDB9" w:rsidR="00B71F73" w:rsidDel="00593D35" w:rsidRDefault="00B71F73">
          <w:pPr>
            <w:pStyle w:val="TOC2"/>
            <w:tabs>
              <w:tab w:val="right" w:leader="dot" w:pos="9350"/>
            </w:tabs>
            <w:rPr>
              <w:del w:id="63" w:author="Hung Hoang" w:date="2022-03-29T13:34:00Z"/>
              <w:rFonts w:eastAsiaTheme="minorEastAsia"/>
              <w:noProof/>
            </w:rPr>
          </w:pPr>
          <w:del w:id="64" w:author="Hung Hoang" w:date="2022-03-29T13:34:00Z">
            <w:r w:rsidRPr="00593D35" w:rsidDel="00593D35">
              <w:rPr>
                <w:noProof/>
                <w:rPrChange w:id="65" w:author="Hung Hoang" w:date="2022-03-29T13:34:00Z">
                  <w:rPr>
                    <w:rStyle w:val="Hyperlink"/>
                    <w:noProof/>
                  </w:rPr>
                </w:rPrChange>
              </w:rPr>
              <w:delText>3. View list Account</w:delText>
            </w:r>
            <w:r w:rsidDel="00593D35">
              <w:rPr>
                <w:noProof/>
                <w:webHidden/>
              </w:rPr>
              <w:tab/>
              <w:delText>8</w:delText>
            </w:r>
          </w:del>
        </w:p>
        <w:p w14:paraId="53AABFC5" w14:textId="7B825BD8" w:rsidR="00B71F73" w:rsidDel="00593D35" w:rsidRDefault="00B71F73">
          <w:pPr>
            <w:pStyle w:val="TOC2"/>
            <w:tabs>
              <w:tab w:val="right" w:leader="dot" w:pos="9350"/>
            </w:tabs>
            <w:rPr>
              <w:del w:id="66" w:author="Hung Hoang" w:date="2022-03-29T13:34:00Z"/>
              <w:rFonts w:eastAsiaTheme="minorEastAsia"/>
              <w:noProof/>
            </w:rPr>
          </w:pPr>
          <w:del w:id="67" w:author="Hung Hoang" w:date="2022-03-29T13:34:00Z">
            <w:r w:rsidRPr="00593D35" w:rsidDel="00593D35">
              <w:rPr>
                <w:noProof/>
                <w:rPrChange w:id="68" w:author="Hung Hoang" w:date="2022-03-29T13:34:00Z">
                  <w:rPr>
                    <w:rStyle w:val="Hyperlink"/>
                    <w:noProof/>
                  </w:rPr>
                </w:rPrChange>
              </w:rPr>
              <w:delText>4. Ban Account</w:delText>
            </w:r>
            <w:r w:rsidDel="00593D35">
              <w:rPr>
                <w:noProof/>
                <w:webHidden/>
              </w:rPr>
              <w:tab/>
              <w:delText>10</w:delText>
            </w:r>
          </w:del>
        </w:p>
        <w:p w14:paraId="588BCB2C" w14:textId="2D175231" w:rsidR="00B71F73" w:rsidDel="00593D35" w:rsidRDefault="00B71F73">
          <w:pPr>
            <w:pStyle w:val="TOC2"/>
            <w:tabs>
              <w:tab w:val="right" w:leader="dot" w:pos="9350"/>
            </w:tabs>
            <w:rPr>
              <w:del w:id="69" w:author="Hung Hoang" w:date="2022-03-29T13:34:00Z"/>
              <w:rFonts w:eastAsiaTheme="minorEastAsia"/>
              <w:noProof/>
            </w:rPr>
          </w:pPr>
          <w:del w:id="70" w:author="Hung Hoang" w:date="2022-03-29T13:34:00Z">
            <w:r w:rsidRPr="00593D35" w:rsidDel="00593D35">
              <w:rPr>
                <w:noProof/>
                <w:rPrChange w:id="71" w:author="Hung Hoang" w:date="2022-03-29T13:34:00Z">
                  <w:rPr>
                    <w:rStyle w:val="Hyperlink"/>
                    <w:noProof/>
                  </w:rPr>
                </w:rPrChange>
              </w:rPr>
              <w:delText>5. Edit Account</w:delText>
            </w:r>
            <w:r w:rsidDel="00593D35">
              <w:rPr>
                <w:noProof/>
                <w:webHidden/>
              </w:rPr>
              <w:tab/>
              <w:delText>11</w:delText>
            </w:r>
          </w:del>
        </w:p>
        <w:p w14:paraId="05FE3253" w14:textId="5465DD34" w:rsidR="00B71F73" w:rsidDel="00593D35" w:rsidRDefault="00B71F73">
          <w:pPr>
            <w:pStyle w:val="TOC2"/>
            <w:tabs>
              <w:tab w:val="right" w:leader="dot" w:pos="9350"/>
            </w:tabs>
            <w:rPr>
              <w:del w:id="72" w:author="Hung Hoang" w:date="2022-03-29T13:34:00Z"/>
              <w:rFonts w:eastAsiaTheme="minorEastAsia"/>
              <w:noProof/>
            </w:rPr>
          </w:pPr>
          <w:del w:id="73" w:author="Hung Hoang" w:date="2022-03-29T13:34:00Z">
            <w:r w:rsidRPr="00593D35" w:rsidDel="00593D35">
              <w:rPr>
                <w:noProof/>
                <w:rPrChange w:id="74" w:author="Hung Hoang" w:date="2022-03-29T13:34:00Z">
                  <w:rPr>
                    <w:rStyle w:val="Hyperlink"/>
                    <w:noProof/>
                  </w:rPr>
                </w:rPrChange>
              </w:rPr>
              <w:delText>6. Create News</w:delText>
            </w:r>
            <w:r w:rsidDel="00593D35">
              <w:rPr>
                <w:noProof/>
                <w:webHidden/>
              </w:rPr>
              <w:tab/>
              <w:delText>12</w:delText>
            </w:r>
          </w:del>
        </w:p>
        <w:p w14:paraId="03DD5DBE" w14:textId="5F6C9BCC" w:rsidR="00B71F73" w:rsidDel="00593D35" w:rsidRDefault="00B71F73">
          <w:pPr>
            <w:pStyle w:val="TOC2"/>
            <w:tabs>
              <w:tab w:val="right" w:leader="dot" w:pos="9350"/>
            </w:tabs>
            <w:rPr>
              <w:del w:id="75" w:author="Hung Hoang" w:date="2022-03-29T13:34:00Z"/>
              <w:rFonts w:eastAsiaTheme="minorEastAsia"/>
              <w:noProof/>
            </w:rPr>
          </w:pPr>
          <w:del w:id="76" w:author="Hung Hoang" w:date="2022-03-29T13:34:00Z">
            <w:r w:rsidRPr="00593D35" w:rsidDel="00593D35">
              <w:rPr>
                <w:noProof/>
                <w:rPrChange w:id="77" w:author="Hung Hoang" w:date="2022-03-29T13:34:00Z">
                  <w:rPr>
                    <w:rStyle w:val="Hyperlink"/>
                    <w:noProof/>
                  </w:rPr>
                </w:rPrChange>
              </w:rPr>
              <w:delText>7. View Detail News</w:delText>
            </w:r>
            <w:r w:rsidDel="00593D35">
              <w:rPr>
                <w:noProof/>
                <w:webHidden/>
              </w:rPr>
              <w:tab/>
              <w:delText>14</w:delText>
            </w:r>
          </w:del>
        </w:p>
        <w:p w14:paraId="5E61EF5B" w14:textId="74B986EF" w:rsidR="00B71F73" w:rsidDel="00593D35" w:rsidRDefault="00B71F73">
          <w:pPr>
            <w:pStyle w:val="TOC2"/>
            <w:tabs>
              <w:tab w:val="right" w:leader="dot" w:pos="9350"/>
            </w:tabs>
            <w:rPr>
              <w:del w:id="78" w:author="Hung Hoang" w:date="2022-03-29T13:34:00Z"/>
              <w:rFonts w:eastAsiaTheme="minorEastAsia"/>
              <w:noProof/>
            </w:rPr>
          </w:pPr>
          <w:del w:id="79" w:author="Hung Hoang" w:date="2022-03-29T13:34:00Z">
            <w:r w:rsidRPr="00593D35" w:rsidDel="00593D35">
              <w:rPr>
                <w:noProof/>
                <w:rPrChange w:id="80" w:author="Hung Hoang" w:date="2022-03-29T13:34:00Z">
                  <w:rPr>
                    <w:rStyle w:val="Hyperlink"/>
                    <w:noProof/>
                  </w:rPr>
                </w:rPrChange>
              </w:rPr>
              <w:delText>8. Update News</w:delText>
            </w:r>
            <w:r w:rsidDel="00593D35">
              <w:rPr>
                <w:noProof/>
                <w:webHidden/>
              </w:rPr>
              <w:tab/>
              <w:delText>16</w:delText>
            </w:r>
          </w:del>
        </w:p>
        <w:p w14:paraId="6E284BC6" w14:textId="5627D1F0" w:rsidR="00B71F73" w:rsidDel="00593D35" w:rsidRDefault="00B71F73">
          <w:pPr>
            <w:pStyle w:val="TOC2"/>
            <w:tabs>
              <w:tab w:val="right" w:leader="dot" w:pos="9350"/>
            </w:tabs>
            <w:rPr>
              <w:del w:id="81" w:author="Hung Hoang" w:date="2022-03-29T13:34:00Z"/>
              <w:rFonts w:eastAsiaTheme="minorEastAsia"/>
              <w:noProof/>
            </w:rPr>
          </w:pPr>
          <w:del w:id="82" w:author="Hung Hoang" w:date="2022-03-29T13:34:00Z">
            <w:r w:rsidRPr="00593D35" w:rsidDel="00593D35">
              <w:rPr>
                <w:noProof/>
                <w:rPrChange w:id="83" w:author="Hung Hoang" w:date="2022-03-29T13:34:00Z">
                  <w:rPr>
                    <w:rStyle w:val="Hyperlink"/>
                    <w:noProof/>
                  </w:rPr>
                </w:rPrChange>
              </w:rPr>
              <w:delText>9. Create Post Vaccinate</w:delText>
            </w:r>
            <w:r w:rsidDel="00593D35">
              <w:rPr>
                <w:noProof/>
                <w:webHidden/>
              </w:rPr>
              <w:tab/>
              <w:delText>17</w:delText>
            </w:r>
          </w:del>
        </w:p>
        <w:p w14:paraId="1AEFE358" w14:textId="18DF0A08" w:rsidR="00B71F73" w:rsidDel="00593D35" w:rsidRDefault="00B71F73">
          <w:pPr>
            <w:pStyle w:val="TOC2"/>
            <w:tabs>
              <w:tab w:val="right" w:leader="dot" w:pos="9350"/>
            </w:tabs>
            <w:rPr>
              <w:del w:id="84" w:author="Hung Hoang" w:date="2022-03-29T13:34:00Z"/>
              <w:rFonts w:eastAsiaTheme="minorEastAsia"/>
              <w:noProof/>
            </w:rPr>
          </w:pPr>
          <w:del w:id="85" w:author="Hung Hoang" w:date="2022-03-29T13:34:00Z">
            <w:r w:rsidRPr="00593D35" w:rsidDel="00593D35">
              <w:rPr>
                <w:noProof/>
                <w:rPrChange w:id="86" w:author="Hung Hoang" w:date="2022-03-29T13:34:00Z">
                  <w:rPr>
                    <w:rStyle w:val="Hyperlink"/>
                    <w:noProof/>
                  </w:rPr>
                </w:rPrChange>
              </w:rPr>
              <w:delText>10. Create Request Vaccinate</w:delText>
            </w:r>
            <w:r w:rsidDel="00593D35">
              <w:rPr>
                <w:noProof/>
                <w:webHidden/>
              </w:rPr>
              <w:tab/>
              <w:delText>19</w:delText>
            </w:r>
          </w:del>
        </w:p>
        <w:p w14:paraId="7FF1568B" w14:textId="037CF540" w:rsidR="00B71F73" w:rsidDel="00593D35" w:rsidRDefault="00B71F73">
          <w:pPr>
            <w:pStyle w:val="TOC2"/>
            <w:tabs>
              <w:tab w:val="right" w:leader="dot" w:pos="9350"/>
            </w:tabs>
            <w:rPr>
              <w:del w:id="87" w:author="Hung Hoang" w:date="2022-03-29T13:34:00Z"/>
              <w:rFonts w:eastAsiaTheme="minorEastAsia"/>
              <w:noProof/>
            </w:rPr>
          </w:pPr>
          <w:del w:id="88" w:author="Hung Hoang" w:date="2022-03-29T13:34:00Z">
            <w:r w:rsidRPr="00593D35" w:rsidDel="00593D35">
              <w:rPr>
                <w:noProof/>
                <w:rPrChange w:id="89" w:author="Hung Hoang" w:date="2022-03-29T13:34:00Z">
                  <w:rPr>
                    <w:rStyle w:val="Hyperlink"/>
                    <w:noProof/>
                  </w:rPr>
                </w:rPrChange>
              </w:rPr>
              <w:delText>11. Appcept/ Denie Request</w:delText>
            </w:r>
            <w:r w:rsidDel="00593D35">
              <w:rPr>
                <w:noProof/>
                <w:webHidden/>
              </w:rPr>
              <w:tab/>
              <w:delText>21</w:delText>
            </w:r>
          </w:del>
        </w:p>
        <w:p w14:paraId="68921FCF" w14:textId="1D558171" w:rsidR="00B71F73" w:rsidDel="00593D35" w:rsidRDefault="00B71F73">
          <w:pPr>
            <w:pStyle w:val="TOC2"/>
            <w:tabs>
              <w:tab w:val="right" w:leader="dot" w:pos="9350"/>
            </w:tabs>
            <w:rPr>
              <w:del w:id="90" w:author="Hung Hoang" w:date="2022-03-29T13:34:00Z"/>
              <w:rFonts w:eastAsiaTheme="minorEastAsia"/>
              <w:noProof/>
            </w:rPr>
          </w:pPr>
          <w:del w:id="91" w:author="Hung Hoang" w:date="2022-03-29T13:34:00Z">
            <w:r w:rsidRPr="00593D35" w:rsidDel="00593D35">
              <w:rPr>
                <w:noProof/>
                <w:rPrChange w:id="92" w:author="Hung Hoang" w:date="2022-03-29T13:34:00Z">
                  <w:rPr>
                    <w:rStyle w:val="Hyperlink"/>
                    <w:noProof/>
                  </w:rPr>
                </w:rPrChange>
              </w:rPr>
              <w:delText>12. Recover Password</w:delText>
            </w:r>
            <w:r w:rsidDel="00593D35">
              <w:rPr>
                <w:noProof/>
                <w:webHidden/>
              </w:rPr>
              <w:tab/>
              <w:delText>22</w:delText>
            </w:r>
          </w:del>
        </w:p>
        <w:p w14:paraId="48DB3838" w14:textId="2770750A" w:rsidR="00B71F73" w:rsidDel="00593D35" w:rsidRDefault="00B71F73">
          <w:pPr>
            <w:pStyle w:val="TOC1"/>
            <w:tabs>
              <w:tab w:val="right" w:leader="dot" w:pos="9350"/>
            </w:tabs>
            <w:rPr>
              <w:del w:id="93" w:author="Hung Hoang" w:date="2022-03-29T13:34:00Z"/>
              <w:rFonts w:eastAsiaTheme="minorEastAsia"/>
              <w:noProof/>
            </w:rPr>
          </w:pPr>
          <w:del w:id="94" w:author="Hung Hoang" w:date="2022-03-29T13:34:00Z">
            <w:r w:rsidRPr="00593D35" w:rsidDel="00593D35">
              <w:rPr>
                <w:noProof/>
                <w:rPrChange w:id="95" w:author="Hung Hoang" w:date="2022-03-29T13:34:00Z">
                  <w:rPr>
                    <w:rStyle w:val="Hyperlink"/>
                    <w:noProof/>
                  </w:rPr>
                </w:rPrChange>
              </w:rPr>
              <w:delText>III. Database Design</w:delText>
            </w:r>
            <w:r w:rsidDel="00593D35">
              <w:rPr>
                <w:noProof/>
                <w:webHidden/>
              </w:rPr>
              <w:tab/>
              <w:delText>23</w:delText>
            </w:r>
          </w:del>
        </w:p>
        <w:p w14:paraId="1D088507" w14:textId="44BB66C5" w:rsidR="00B71F73" w:rsidDel="00593D35" w:rsidRDefault="00B71F73">
          <w:pPr>
            <w:pStyle w:val="TOC2"/>
            <w:tabs>
              <w:tab w:val="left" w:pos="660"/>
              <w:tab w:val="right" w:leader="dot" w:pos="9350"/>
            </w:tabs>
            <w:rPr>
              <w:del w:id="96" w:author="Hung Hoang" w:date="2022-03-29T13:34:00Z"/>
              <w:rFonts w:eastAsiaTheme="minorEastAsia"/>
              <w:noProof/>
            </w:rPr>
          </w:pPr>
          <w:del w:id="97" w:author="Hung Hoang" w:date="2022-03-29T13:34:00Z">
            <w:r w:rsidRPr="00593D35" w:rsidDel="00593D35">
              <w:rPr>
                <w:noProof/>
                <w:rPrChange w:id="98" w:author="Hung Hoang" w:date="2022-03-29T13:34:00Z">
                  <w:rPr>
                    <w:rStyle w:val="Hyperlink"/>
                    <w:noProof/>
                  </w:rPr>
                </w:rPrChange>
              </w:rPr>
              <w:delText>1.</w:delText>
            </w:r>
            <w:r w:rsidDel="00593D35">
              <w:rPr>
                <w:rFonts w:eastAsiaTheme="minorEastAsia"/>
                <w:noProof/>
              </w:rPr>
              <w:tab/>
            </w:r>
            <w:r w:rsidRPr="00593D35" w:rsidDel="00593D35">
              <w:rPr>
                <w:noProof/>
                <w:rPrChange w:id="99" w:author="Hung Hoang" w:date="2022-03-29T13:34:00Z">
                  <w:rPr>
                    <w:rStyle w:val="Hyperlink"/>
                    <w:noProof/>
                  </w:rPr>
                </w:rPrChange>
              </w:rPr>
              <w:delText>Database Diagram:</w:delText>
            </w:r>
            <w:r w:rsidDel="00593D35">
              <w:rPr>
                <w:noProof/>
                <w:webHidden/>
              </w:rPr>
              <w:tab/>
              <w:delText>23</w:delText>
            </w:r>
          </w:del>
        </w:p>
        <w:p w14:paraId="6AE4185C" w14:textId="722BE6AC" w:rsidR="00B71F73" w:rsidDel="00593D35" w:rsidRDefault="00B71F73">
          <w:pPr>
            <w:pStyle w:val="TOC2"/>
            <w:tabs>
              <w:tab w:val="right" w:leader="dot" w:pos="9350"/>
            </w:tabs>
            <w:rPr>
              <w:del w:id="100" w:author="Hung Hoang" w:date="2022-03-29T13:34:00Z"/>
              <w:rFonts w:eastAsiaTheme="minorEastAsia"/>
              <w:noProof/>
            </w:rPr>
          </w:pPr>
          <w:del w:id="101" w:author="Hung Hoang" w:date="2022-03-29T13:34:00Z">
            <w:r w:rsidRPr="00593D35" w:rsidDel="00593D35">
              <w:rPr>
                <w:noProof/>
                <w:rPrChange w:id="102" w:author="Hung Hoang" w:date="2022-03-29T13:34:00Z">
                  <w:rPr>
                    <w:rStyle w:val="Hyperlink"/>
                    <w:noProof/>
                  </w:rPr>
                </w:rPrChange>
              </w:rPr>
              <w:delText>2. Table Description</w:delText>
            </w:r>
            <w:r w:rsidDel="00593D35">
              <w:rPr>
                <w:noProof/>
                <w:webHidden/>
              </w:rPr>
              <w:tab/>
              <w:delText>23</w:delText>
            </w:r>
          </w:del>
        </w:p>
        <w:p w14:paraId="4B8771D0" w14:textId="6676A5D1" w:rsidR="00B71F73" w:rsidDel="00593D35" w:rsidRDefault="00B71F73">
          <w:pPr>
            <w:pStyle w:val="TOC2"/>
            <w:tabs>
              <w:tab w:val="right" w:leader="dot" w:pos="9350"/>
            </w:tabs>
            <w:rPr>
              <w:del w:id="103" w:author="Hung Hoang" w:date="2022-03-29T13:34:00Z"/>
              <w:rFonts w:eastAsiaTheme="minorEastAsia"/>
              <w:noProof/>
            </w:rPr>
          </w:pPr>
          <w:del w:id="104" w:author="Hung Hoang" w:date="2022-03-29T13:34:00Z">
            <w:r w:rsidRPr="00593D35" w:rsidDel="00593D35">
              <w:rPr>
                <w:noProof/>
                <w:rPrChange w:id="105" w:author="Hung Hoang" w:date="2022-03-29T13:34:00Z">
                  <w:rPr>
                    <w:rStyle w:val="Hyperlink"/>
                    <w:noProof/>
                  </w:rPr>
                </w:rPrChange>
              </w:rPr>
              <w:delText>3: ERD:</w:delText>
            </w:r>
            <w:r w:rsidDel="00593D35">
              <w:rPr>
                <w:noProof/>
                <w:webHidden/>
              </w:rPr>
              <w:tab/>
              <w:delText>24</w:delText>
            </w:r>
          </w:del>
        </w:p>
        <w:p w14:paraId="1459953F" w14:textId="47A6D739" w:rsidR="0064654D" w:rsidRDefault="0064654D">
          <w:r>
            <w:rPr>
              <w:b/>
              <w:bCs/>
              <w:noProof/>
            </w:rPr>
            <w:fldChar w:fldCharType="end"/>
          </w:r>
        </w:p>
      </w:sdtContent>
    </w:sdt>
    <w:p w14:paraId="4BBF604C" w14:textId="793091A0" w:rsidR="0064654D" w:rsidRDefault="0064654D">
      <w:pPr>
        <w:rPr>
          <w:rFonts w:asciiTheme="majorHAnsi" w:eastAsiaTheme="majorEastAsia" w:hAnsiTheme="majorHAnsi" w:cstheme="majorBidi"/>
          <w:b/>
          <w:bCs/>
          <w:color w:val="C00000"/>
          <w:sz w:val="36"/>
          <w:szCs w:val="32"/>
        </w:rPr>
      </w:pPr>
      <w:r>
        <w:br w:type="page"/>
      </w:r>
    </w:p>
    <w:p w14:paraId="006C7E59" w14:textId="33493CFA" w:rsidR="006C2D12" w:rsidRPr="00CC1761" w:rsidRDefault="008951BC" w:rsidP="00CC1761">
      <w:pPr>
        <w:pStyle w:val="Heading1"/>
      </w:pPr>
      <w:bookmarkStart w:id="106" w:name="_Toc99453268"/>
      <w:r w:rsidRPr="00CC1761">
        <w:lastRenderedPageBreak/>
        <w:t xml:space="preserve">I. </w:t>
      </w:r>
      <w:r w:rsidR="00111EB4" w:rsidRPr="00CC1761">
        <w:t>Overview</w:t>
      </w:r>
      <w:bookmarkEnd w:id="106"/>
    </w:p>
    <w:p w14:paraId="5D37D13B" w14:textId="32DB4C27" w:rsidR="00FE396A" w:rsidRDefault="00111EB4" w:rsidP="002A5F9E">
      <w:pPr>
        <w:pStyle w:val="Heading2"/>
      </w:pPr>
      <w:bookmarkStart w:id="107" w:name="_Toc99453269"/>
      <w:r>
        <w:t>1.</w:t>
      </w:r>
      <w:r w:rsidR="00FE396A">
        <w:t xml:space="preserve"> </w:t>
      </w:r>
      <w:proofErr w:type="spellStart"/>
      <w:r w:rsidR="00080A3B" w:rsidRPr="00080A3B">
        <w:t>CovidCare_Final</w:t>
      </w:r>
      <w:bookmarkEnd w:id="107"/>
      <w:proofErr w:type="spellEnd"/>
    </w:p>
    <w:p w14:paraId="00BD70CB" w14:textId="77777777" w:rsidR="006C2D12" w:rsidRDefault="00362CBB" w:rsidP="009765F2">
      <w:pPr>
        <w:jc w:val="center"/>
      </w:pPr>
      <w:r>
        <w:rPr>
          <w:noProof/>
        </w:rPr>
        <w:drawing>
          <wp:inline distT="0" distB="0" distL="0" distR="0" wp14:anchorId="4021DA6E" wp14:editId="05A74CDD">
            <wp:extent cx="3339548" cy="168716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6534" cy="1705853"/>
                    </a:xfrm>
                    <a:prstGeom prst="rect">
                      <a:avLst/>
                    </a:prstGeom>
                  </pic:spPr>
                </pic:pic>
              </a:graphicData>
            </a:graphic>
          </wp:inline>
        </w:drawing>
      </w:r>
    </w:p>
    <w:p w14:paraId="7E9CC2B5" w14:textId="6D5A59E2" w:rsidR="009C4D2D" w:rsidRPr="009C0594" w:rsidRDefault="00111EB4" w:rsidP="009C4D2D">
      <w:pPr>
        <w:spacing w:after="60" w:line="240" w:lineRule="auto"/>
        <w:rPr>
          <w:b/>
          <w:i/>
          <w:sz w:val="24"/>
        </w:rPr>
      </w:pPr>
      <w:r w:rsidRPr="009C0594">
        <w:rPr>
          <w:b/>
          <w:i/>
          <w:sz w:val="24"/>
        </w:rPr>
        <w:t>Package descriptions &amp; package class naming conventions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9765F2" w:rsidRPr="00B04F78" w14:paraId="630F09A9" w14:textId="77777777" w:rsidTr="00CC1761">
        <w:tc>
          <w:tcPr>
            <w:tcW w:w="551" w:type="dxa"/>
            <w:shd w:val="clear" w:color="auto" w:fill="BDD6EE" w:themeFill="accent1" w:themeFillTint="66"/>
            <w:vAlign w:val="center"/>
          </w:tcPr>
          <w:p w14:paraId="5EE684FA"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BDD6EE" w:themeFill="accent1" w:themeFillTint="66"/>
            <w:vAlign w:val="center"/>
          </w:tcPr>
          <w:p w14:paraId="4C884D80"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7082" w:type="dxa"/>
            <w:shd w:val="clear" w:color="auto" w:fill="BDD6EE" w:themeFill="accent1" w:themeFillTint="66"/>
            <w:vAlign w:val="center"/>
          </w:tcPr>
          <w:p w14:paraId="241209CF"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765F2" w14:paraId="70489EF9" w14:textId="77777777" w:rsidTr="009765F2">
        <w:tc>
          <w:tcPr>
            <w:tcW w:w="551" w:type="dxa"/>
          </w:tcPr>
          <w:p w14:paraId="52F292D4" w14:textId="77777777" w:rsidR="009765F2" w:rsidRPr="00B77EB2" w:rsidRDefault="009765F2" w:rsidP="00CC1761">
            <w:pPr>
              <w:pStyle w:val="NoSpacing"/>
            </w:pPr>
            <w:r w:rsidRPr="00B77EB2">
              <w:rPr>
                <w:rFonts w:hint="eastAsia"/>
              </w:rPr>
              <w:t>01</w:t>
            </w:r>
          </w:p>
        </w:tc>
        <w:tc>
          <w:tcPr>
            <w:tcW w:w="1717" w:type="dxa"/>
          </w:tcPr>
          <w:p w14:paraId="3EF7A136" w14:textId="770727B2" w:rsidR="009765F2" w:rsidRPr="00B77EB2" w:rsidRDefault="004F0F87" w:rsidP="00CC1761">
            <w:pPr>
              <w:pStyle w:val="NoSpacing"/>
            </w:pPr>
            <w:r w:rsidRPr="00B77EB2">
              <w:t>Controller</w:t>
            </w:r>
          </w:p>
        </w:tc>
        <w:tc>
          <w:tcPr>
            <w:tcW w:w="7082" w:type="dxa"/>
          </w:tcPr>
          <w:p w14:paraId="3CF0786C" w14:textId="198A2A26" w:rsidR="00111EB4" w:rsidRPr="00B77EB2" w:rsidRDefault="008D19EF" w:rsidP="00CC1761">
            <w:pPr>
              <w:pStyle w:val="NoSpacing"/>
            </w:pPr>
            <w:r w:rsidRPr="00B77EB2">
              <w:t>Acting as an intermediary between the Model and the View, it is responsible for receiving requests from the client, then processing the request, loading the model and sending data through the corresponding view and then returning the results to the client.</w:t>
            </w:r>
          </w:p>
        </w:tc>
      </w:tr>
      <w:tr w:rsidR="009765F2" w14:paraId="1B43B9A9" w14:textId="77777777" w:rsidTr="009765F2">
        <w:tc>
          <w:tcPr>
            <w:tcW w:w="551" w:type="dxa"/>
          </w:tcPr>
          <w:p w14:paraId="2D07AB32" w14:textId="77777777" w:rsidR="009765F2" w:rsidRPr="00B77EB2" w:rsidRDefault="009765F2" w:rsidP="00CC1761">
            <w:pPr>
              <w:pStyle w:val="NoSpacing"/>
            </w:pPr>
            <w:r w:rsidRPr="00B77EB2">
              <w:t>02</w:t>
            </w:r>
          </w:p>
        </w:tc>
        <w:tc>
          <w:tcPr>
            <w:tcW w:w="1717" w:type="dxa"/>
          </w:tcPr>
          <w:p w14:paraId="1A3F7701" w14:textId="4CEC0AF2" w:rsidR="009765F2" w:rsidRPr="00B77EB2" w:rsidRDefault="004F0F87" w:rsidP="00CC1761">
            <w:pPr>
              <w:pStyle w:val="NoSpacing"/>
            </w:pPr>
            <w:r w:rsidRPr="00B77EB2">
              <w:t>Dal</w:t>
            </w:r>
          </w:p>
        </w:tc>
        <w:tc>
          <w:tcPr>
            <w:tcW w:w="7082" w:type="dxa"/>
          </w:tcPr>
          <w:p w14:paraId="0FC5330A" w14:textId="0BCAB300" w:rsidR="009765F2" w:rsidRPr="00B77EB2" w:rsidRDefault="00D56B54" w:rsidP="00CC1761">
            <w:pPr>
              <w:pStyle w:val="NoSpacing"/>
            </w:pPr>
            <w:r w:rsidRPr="00B77EB2">
              <w:t>A pattern in which objects are reserved for communication with the Data Layer.</w:t>
            </w:r>
          </w:p>
        </w:tc>
      </w:tr>
      <w:tr w:rsidR="004F0F87" w14:paraId="4A1CF4BF" w14:textId="77777777" w:rsidTr="009765F2">
        <w:tc>
          <w:tcPr>
            <w:tcW w:w="551" w:type="dxa"/>
          </w:tcPr>
          <w:p w14:paraId="618B3BD8" w14:textId="3E60A737" w:rsidR="004F0F87" w:rsidRPr="00B77EB2" w:rsidRDefault="004F0F87" w:rsidP="00CC1761">
            <w:pPr>
              <w:pStyle w:val="NoSpacing"/>
            </w:pPr>
            <w:r w:rsidRPr="00B77EB2">
              <w:t>03</w:t>
            </w:r>
          </w:p>
        </w:tc>
        <w:tc>
          <w:tcPr>
            <w:tcW w:w="1717" w:type="dxa"/>
          </w:tcPr>
          <w:p w14:paraId="3583AA28" w14:textId="10035F52" w:rsidR="004F0F87" w:rsidRPr="00B77EB2" w:rsidRDefault="004F0F87" w:rsidP="00CC1761">
            <w:pPr>
              <w:pStyle w:val="NoSpacing"/>
            </w:pPr>
            <w:r w:rsidRPr="00B77EB2">
              <w:t>Model</w:t>
            </w:r>
          </w:p>
        </w:tc>
        <w:tc>
          <w:tcPr>
            <w:tcW w:w="7082" w:type="dxa"/>
          </w:tcPr>
          <w:p w14:paraId="17238E76" w14:textId="122DF870" w:rsidR="004F0F87" w:rsidRPr="00B77EB2" w:rsidRDefault="00160EC9" w:rsidP="00CC1761">
            <w:pPr>
              <w:pStyle w:val="NoSpacing"/>
            </w:pPr>
            <w:r w:rsidRPr="00B77EB2">
              <w:t>Are classes that contain object information (data), interact with database access.</w:t>
            </w:r>
          </w:p>
        </w:tc>
      </w:tr>
      <w:tr w:rsidR="004F0F87" w14:paraId="64AEC2A4" w14:textId="77777777" w:rsidTr="009765F2">
        <w:tc>
          <w:tcPr>
            <w:tcW w:w="551" w:type="dxa"/>
          </w:tcPr>
          <w:p w14:paraId="09E03EC7" w14:textId="34285D10" w:rsidR="004F0F87" w:rsidRPr="00B77EB2" w:rsidRDefault="004F0F87" w:rsidP="00CC1761">
            <w:pPr>
              <w:pStyle w:val="NoSpacing"/>
            </w:pPr>
            <w:r w:rsidRPr="00B77EB2">
              <w:t>0</w:t>
            </w:r>
            <w:r w:rsidR="00E831D6">
              <w:t>4</w:t>
            </w:r>
          </w:p>
        </w:tc>
        <w:tc>
          <w:tcPr>
            <w:tcW w:w="1717" w:type="dxa"/>
          </w:tcPr>
          <w:p w14:paraId="7AD51774" w14:textId="496EBF9E" w:rsidR="004F0F87" w:rsidRPr="00B77EB2" w:rsidRDefault="004F0F87" w:rsidP="00CC1761">
            <w:pPr>
              <w:pStyle w:val="NoSpacing"/>
            </w:pPr>
            <w:r w:rsidRPr="00B77EB2">
              <w:t>utils</w:t>
            </w:r>
          </w:p>
        </w:tc>
        <w:tc>
          <w:tcPr>
            <w:tcW w:w="7082" w:type="dxa"/>
          </w:tcPr>
          <w:p w14:paraId="5BF1C210" w14:textId="03BC437F" w:rsidR="004F0F87" w:rsidRPr="00B77EB2" w:rsidRDefault="006175E6" w:rsidP="00CC1761">
            <w:pPr>
              <w:pStyle w:val="NoSpacing"/>
            </w:pPr>
            <w:r w:rsidRPr="00B77EB2">
              <w:t>The package contains the definition of some useful classes that provide a lot of functionality. The package mainly contains collection classes useful for working with groups of objects. This package also contains definitions of classes that provide date and time utilities and many more</w:t>
            </w:r>
          </w:p>
        </w:tc>
      </w:tr>
      <w:tr w:rsidR="000251AE" w14:paraId="377CCCC2" w14:textId="77777777" w:rsidTr="009765F2">
        <w:tc>
          <w:tcPr>
            <w:tcW w:w="551" w:type="dxa"/>
          </w:tcPr>
          <w:p w14:paraId="1DC8E9E2" w14:textId="5521CED3" w:rsidR="000251AE" w:rsidRPr="00B77EB2" w:rsidRDefault="000251AE" w:rsidP="00CC1761">
            <w:pPr>
              <w:pStyle w:val="NoSpacing"/>
            </w:pPr>
            <w:r w:rsidRPr="00B77EB2">
              <w:t>0</w:t>
            </w:r>
            <w:r w:rsidR="00E831D6">
              <w:t>5</w:t>
            </w:r>
          </w:p>
        </w:tc>
        <w:tc>
          <w:tcPr>
            <w:tcW w:w="1717" w:type="dxa"/>
          </w:tcPr>
          <w:p w14:paraId="3FC149FC" w14:textId="180B7525" w:rsidR="000251AE" w:rsidRPr="00B77EB2" w:rsidRDefault="000251AE" w:rsidP="00CC1761">
            <w:pPr>
              <w:pStyle w:val="NoSpacing"/>
            </w:pPr>
            <w:r w:rsidRPr="00B77EB2">
              <w:t>view</w:t>
            </w:r>
          </w:p>
        </w:tc>
        <w:tc>
          <w:tcPr>
            <w:tcW w:w="7082" w:type="dxa"/>
          </w:tcPr>
          <w:p w14:paraId="75401BF0" w14:textId="6E018178" w:rsidR="000251AE" w:rsidRPr="00B77EB2" w:rsidRDefault="00160EC9" w:rsidP="00CC1761">
            <w:pPr>
              <w:pStyle w:val="NoSpacing"/>
            </w:pPr>
            <w:r w:rsidRPr="00B77EB2">
              <w:t>Is the place to receive data from the model, database and arrange them correctly thanks to the request from the controller and transmit it to the client.</w:t>
            </w:r>
          </w:p>
        </w:tc>
      </w:tr>
    </w:tbl>
    <w:p w14:paraId="67E764B0" w14:textId="195CB9D2" w:rsidR="00111EB4" w:rsidRDefault="00111EB4" w:rsidP="00111EB4">
      <w:pPr>
        <w:spacing w:after="0" w:line="240" w:lineRule="auto"/>
        <w:rPr>
          <w:i/>
          <w:iCs/>
          <w:color w:val="0432FF"/>
        </w:rPr>
      </w:pPr>
    </w:p>
    <w:p w14:paraId="00C66439" w14:textId="1C0C10B6" w:rsidR="0091188A" w:rsidRDefault="005C459A" w:rsidP="00CC1761">
      <w:pPr>
        <w:pStyle w:val="Heading1"/>
      </w:pPr>
      <w:bookmarkStart w:id="108" w:name="_Toc99453270"/>
      <w:r>
        <w:t>I</w:t>
      </w:r>
      <w:r w:rsidR="00AD6C1E">
        <w:t>I</w:t>
      </w:r>
      <w:r w:rsidR="00DF57E3">
        <w:t xml:space="preserve">. </w:t>
      </w:r>
      <w:r>
        <w:t>Code</w:t>
      </w:r>
      <w:r w:rsidR="00887D8F">
        <w:t xml:space="preserve"> Design</w:t>
      </w:r>
      <w:r>
        <w:t>s</w:t>
      </w:r>
      <w:bookmarkEnd w:id="108"/>
    </w:p>
    <w:p w14:paraId="78446D1F" w14:textId="2907BE09" w:rsidR="0068565A" w:rsidRPr="008228A2" w:rsidRDefault="003F3415" w:rsidP="002A5F9E">
      <w:pPr>
        <w:pStyle w:val="Heading2"/>
      </w:pPr>
      <w:bookmarkStart w:id="109" w:name="_Toc99453271"/>
      <w:r>
        <w:t>1</w:t>
      </w:r>
      <w:r w:rsidR="005C459A" w:rsidRPr="008228A2">
        <w:t xml:space="preserve">. </w:t>
      </w:r>
      <w:r w:rsidR="00F046DC" w:rsidRPr="008228A2">
        <w:t>Login</w:t>
      </w:r>
      <w:bookmarkEnd w:id="109"/>
    </w:p>
    <w:p w14:paraId="3B4E4B60" w14:textId="2B4ADE58" w:rsidR="0091188A" w:rsidRPr="008228A2" w:rsidRDefault="0091188A" w:rsidP="0091188A">
      <w:pPr>
        <w:rPr>
          <w:b/>
        </w:rPr>
      </w:pPr>
      <w:r w:rsidRPr="008228A2">
        <w:rPr>
          <w:b/>
        </w:rPr>
        <w:t xml:space="preserve">a. Class Diagram: </w:t>
      </w:r>
    </w:p>
    <w:p w14:paraId="724097C1" w14:textId="3FB1A23B" w:rsidR="0091188A" w:rsidRPr="0091188A" w:rsidRDefault="006A7387" w:rsidP="0091188A">
      <w:r>
        <w:rPr>
          <w:noProof/>
        </w:rPr>
        <w:lastRenderedPageBreak/>
        <w:drawing>
          <wp:inline distT="0" distB="0" distL="0" distR="0" wp14:anchorId="0C5475BC" wp14:editId="3B295D34">
            <wp:extent cx="6276442" cy="5964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4764" cy="5972464"/>
                    </a:xfrm>
                    <a:prstGeom prst="rect">
                      <a:avLst/>
                    </a:prstGeom>
                    <a:noFill/>
                    <a:ln>
                      <a:noFill/>
                    </a:ln>
                  </pic:spPr>
                </pic:pic>
              </a:graphicData>
            </a:graphic>
          </wp:inline>
        </w:drawing>
      </w:r>
    </w:p>
    <w:p w14:paraId="63541AE4" w14:textId="7B72479D" w:rsidR="0091188A" w:rsidRPr="0091188A" w:rsidRDefault="0091188A" w:rsidP="0091188A">
      <w:pPr>
        <w:jc w:val="center"/>
        <w:rPr>
          <w:i/>
          <w:sz w:val="20"/>
          <w:szCs w:val="20"/>
        </w:rPr>
      </w:pPr>
      <w:proofErr w:type="spellStart"/>
      <w:r w:rsidRPr="0091188A">
        <w:rPr>
          <w:i/>
          <w:sz w:val="20"/>
          <w:szCs w:val="20"/>
        </w:rPr>
        <w:t>Login_Class</w:t>
      </w:r>
      <w:proofErr w:type="spellEnd"/>
      <w:r w:rsidRPr="0091188A">
        <w:rPr>
          <w:i/>
          <w:sz w:val="20"/>
          <w:szCs w:val="20"/>
        </w:rPr>
        <w:t xml:space="preserve"> Diagram</w:t>
      </w:r>
    </w:p>
    <w:p w14:paraId="136E3957" w14:textId="069A814C" w:rsidR="004520AB" w:rsidRPr="008228A2" w:rsidRDefault="004520AB" w:rsidP="0068565A">
      <w:pPr>
        <w:rPr>
          <w:b/>
        </w:rPr>
      </w:pPr>
    </w:p>
    <w:p w14:paraId="705EE70C" w14:textId="2F031325" w:rsidR="004520AB" w:rsidRPr="008228A2" w:rsidRDefault="002174EF" w:rsidP="002174EF">
      <w:pPr>
        <w:pStyle w:val="ListParagraph"/>
        <w:numPr>
          <w:ilvl w:val="0"/>
          <w:numId w:val="7"/>
        </w:numPr>
        <w:rPr>
          <w:b/>
        </w:rPr>
      </w:pPr>
      <w:r w:rsidRPr="008228A2">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2174EF" w:rsidRPr="00B04F78" w14:paraId="71234F2D" w14:textId="77777777" w:rsidTr="00CC1761">
        <w:tc>
          <w:tcPr>
            <w:tcW w:w="567" w:type="dxa"/>
            <w:shd w:val="clear" w:color="auto" w:fill="BDD6EE" w:themeFill="accent1" w:themeFillTint="66"/>
          </w:tcPr>
          <w:p w14:paraId="03558473" w14:textId="77777777" w:rsidR="002174EF" w:rsidRPr="00B04F78" w:rsidRDefault="002174EF"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BDD6EE" w:themeFill="accent1" w:themeFillTint="66"/>
          </w:tcPr>
          <w:p w14:paraId="02C6E521" w14:textId="77777777" w:rsidR="002174EF" w:rsidRPr="00B04F78" w:rsidRDefault="002174EF"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2350E30E" w14:textId="77777777" w:rsidR="002174EF" w:rsidRPr="00B04F78" w:rsidRDefault="002174EF"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174EF" w:rsidRPr="00542625" w14:paraId="6036DB93" w14:textId="77777777" w:rsidTr="00712A85">
        <w:tc>
          <w:tcPr>
            <w:tcW w:w="567" w:type="dxa"/>
          </w:tcPr>
          <w:p w14:paraId="72A15FF0" w14:textId="77777777" w:rsidR="002174EF" w:rsidRPr="00AF3B42" w:rsidRDefault="002174EF" w:rsidP="008228A2">
            <w:r w:rsidRPr="00AF3B42">
              <w:rPr>
                <w:rFonts w:hint="eastAsia"/>
              </w:rPr>
              <w:t>01</w:t>
            </w:r>
          </w:p>
        </w:tc>
        <w:tc>
          <w:tcPr>
            <w:tcW w:w="2583" w:type="dxa"/>
          </w:tcPr>
          <w:p w14:paraId="33EA7E4A" w14:textId="193F27E3" w:rsidR="002174EF" w:rsidRPr="00AF3B42" w:rsidRDefault="002174EF" w:rsidP="008228A2">
            <w:proofErr w:type="gramStart"/>
            <w:r w:rsidRPr="00AF3B42">
              <w:t>User(</w:t>
            </w:r>
            <w:proofErr w:type="gramEnd"/>
            <w:r w:rsidRPr="00AF3B42">
              <w:t>)</w:t>
            </w:r>
          </w:p>
        </w:tc>
        <w:tc>
          <w:tcPr>
            <w:tcW w:w="5921" w:type="dxa"/>
          </w:tcPr>
          <w:p w14:paraId="45FB995A" w14:textId="40987C61" w:rsidR="002174EF" w:rsidRPr="00AF3B42" w:rsidRDefault="002174EF" w:rsidP="008228A2">
            <w:proofErr w:type="spellStart"/>
            <w:r w:rsidRPr="00AF3B42">
              <w:t>Contructor</w:t>
            </w:r>
            <w:proofErr w:type="spellEnd"/>
            <w:r w:rsidRPr="00AF3B42">
              <w:t xml:space="preserve"> of object User</w:t>
            </w:r>
            <w:r w:rsidR="00284004" w:rsidRPr="00AF3B42">
              <w:t>.</w:t>
            </w:r>
          </w:p>
        </w:tc>
      </w:tr>
      <w:tr w:rsidR="002174EF" w:rsidRPr="00542625" w14:paraId="4FBB86F3" w14:textId="77777777" w:rsidTr="00712A85">
        <w:tc>
          <w:tcPr>
            <w:tcW w:w="567" w:type="dxa"/>
          </w:tcPr>
          <w:p w14:paraId="339273FD" w14:textId="61767995" w:rsidR="002174EF" w:rsidRPr="00AF3B42" w:rsidRDefault="00284004" w:rsidP="008228A2">
            <w:r w:rsidRPr="00AF3B42">
              <w:t>02</w:t>
            </w:r>
          </w:p>
        </w:tc>
        <w:tc>
          <w:tcPr>
            <w:tcW w:w="2583" w:type="dxa"/>
          </w:tcPr>
          <w:p w14:paraId="147885BB" w14:textId="08A57989" w:rsidR="002174EF" w:rsidRPr="00AF3B42" w:rsidRDefault="00284004" w:rsidP="008228A2">
            <w:proofErr w:type="spellStart"/>
            <w:proofErr w:type="gramStart"/>
            <w:r w:rsidRPr="00AF3B42">
              <w:t>getUserId</w:t>
            </w:r>
            <w:proofErr w:type="spellEnd"/>
            <w:r w:rsidRPr="00AF3B42">
              <w:t>(</w:t>
            </w:r>
            <w:proofErr w:type="gramEnd"/>
            <w:r w:rsidRPr="00AF3B42">
              <w:t>)</w:t>
            </w:r>
          </w:p>
        </w:tc>
        <w:tc>
          <w:tcPr>
            <w:tcW w:w="5921" w:type="dxa"/>
          </w:tcPr>
          <w:p w14:paraId="6EAF2216" w14:textId="551B8876" w:rsidR="002174EF" w:rsidRPr="00AF3B42" w:rsidRDefault="00284004" w:rsidP="008228A2">
            <w:r w:rsidRPr="00AF3B42">
              <w:t xml:space="preserve">Return </w:t>
            </w:r>
            <w:r w:rsidR="00AF3B42" w:rsidRPr="00AF3B42">
              <w:t xml:space="preserve">value of </w:t>
            </w:r>
            <w:r w:rsidRPr="00AF3B42">
              <w:t xml:space="preserve">attribute </w:t>
            </w:r>
            <w:proofErr w:type="spellStart"/>
            <w:r w:rsidRPr="00AF3B42">
              <w:t>userId</w:t>
            </w:r>
            <w:proofErr w:type="spellEnd"/>
            <w:r w:rsidRPr="00AF3B42">
              <w:t xml:space="preserve"> </w:t>
            </w:r>
          </w:p>
        </w:tc>
      </w:tr>
      <w:tr w:rsidR="00284004" w:rsidRPr="00542625" w14:paraId="563F4B90" w14:textId="77777777" w:rsidTr="00712A85">
        <w:tc>
          <w:tcPr>
            <w:tcW w:w="567" w:type="dxa"/>
          </w:tcPr>
          <w:p w14:paraId="313F4211" w14:textId="3CD936E9" w:rsidR="00284004" w:rsidRPr="00AF3B42" w:rsidRDefault="0042052D" w:rsidP="008228A2">
            <w:r w:rsidRPr="00AF3B42">
              <w:t>03</w:t>
            </w:r>
          </w:p>
        </w:tc>
        <w:tc>
          <w:tcPr>
            <w:tcW w:w="2583" w:type="dxa"/>
          </w:tcPr>
          <w:p w14:paraId="62D6646F" w14:textId="0B954B62" w:rsidR="00284004" w:rsidRPr="00AF3B42" w:rsidRDefault="00284004" w:rsidP="008228A2">
            <w:proofErr w:type="spellStart"/>
            <w:proofErr w:type="gramStart"/>
            <w:r w:rsidRPr="00AF3B42">
              <w:t>setUserId</w:t>
            </w:r>
            <w:proofErr w:type="spellEnd"/>
            <w:r w:rsidRPr="00AF3B42">
              <w:t>(</w:t>
            </w:r>
            <w:proofErr w:type="gramEnd"/>
            <w:r w:rsidRPr="00AF3B42">
              <w:t>)</w:t>
            </w:r>
          </w:p>
        </w:tc>
        <w:tc>
          <w:tcPr>
            <w:tcW w:w="5921" w:type="dxa"/>
          </w:tcPr>
          <w:p w14:paraId="55D7E37E" w14:textId="226D4131" w:rsidR="00284004" w:rsidRPr="00AF3B42" w:rsidRDefault="0042052D" w:rsidP="008228A2">
            <w:r w:rsidRPr="00AF3B42">
              <w:t xml:space="preserve">Set value to attribute </w:t>
            </w:r>
            <w:proofErr w:type="spellStart"/>
            <w:r w:rsidRPr="00AF3B42">
              <w:t>userId</w:t>
            </w:r>
            <w:proofErr w:type="spellEnd"/>
          </w:p>
        </w:tc>
      </w:tr>
      <w:tr w:rsidR="00284004" w:rsidRPr="00542625" w14:paraId="07EE06E2" w14:textId="77777777" w:rsidTr="00712A85">
        <w:tc>
          <w:tcPr>
            <w:tcW w:w="567" w:type="dxa"/>
          </w:tcPr>
          <w:p w14:paraId="70A1F1D2" w14:textId="7CD624ED" w:rsidR="00284004" w:rsidRPr="00AF3B42" w:rsidRDefault="0042052D" w:rsidP="008228A2">
            <w:r w:rsidRPr="00AF3B42">
              <w:t>04</w:t>
            </w:r>
          </w:p>
        </w:tc>
        <w:tc>
          <w:tcPr>
            <w:tcW w:w="2583" w:type="dxa"/>
          </w:tcPr>
          <w:p w14:paraId="0FC70412" w14:textId="0004379B" w:rsidR="00284004" w:rsidRPr="00AF3B42" w:rsidRDefault="00284004" w:rsidP="008228A2">
            <w:proofErr w:type="spellStart"/>
            <w:proofErr w:type="gramStart"/>
            <w:r w:rsidRPr="00AF3B42">
              <w:t>getU</w:t>
            </w:r>
            <w:r w:rsidR="00D66F5C" w:rsidRPr="00AF3B42">
              <w:t>sername</w:t>
            </w:r>
            <w:proofErr w:type="spellEnd"/>
            <w:r w:rsidR="00D66F5C" w:rsidRPr="00AF3B42">
              <w:t>(</w:t>
            </w:r>
            <w:proofErr w:type="gramEnd"/>
            <w:r w:rsidR="00D66F5C" w:rsidRPr="00AF3B42">
              <w:t>)</w:t>
            </w:r>
          </w:p>
        </w:tc>
        <w:tc>
          <w:tcPr>
            <w:tcW w:w="5921" w:type="dxa"/>
          </w:tcPr>
          <w:p w14:paraId="60F3E6E7" w14:textId="603D8115" w:rsidR="00284004" w:rsidRPr="00AF3B42" w:rsidRDefault="0042052D" w:rsidP="008228A2">
            <w:r w:rsidRPr="00AF3B42">
              <w:t>Return</w:t>
            </w:r>
            <w:r w:rsidR="00AF3B42" w:rsidRPr="00AF3B42">
              <w:t xml:space="preserve"> value of</w:t>
            </w:r>
            <w:r w:rsidRPr="00AF3B42">
              <w:t xml:space="preserve"> attribute </w:t>
            </w:r>
            <w:proofErr w:type="spellStart"/>
            <w:r w:rsidRPr="00AF3B42">
              <w:t>userId</w:t>
            </w:r>
            <w:proofErr w:type="spellEnd"/>
          </w:p>
        </w:tc>
      </w:tr>
      <w:tr w:rsidR="00284004" w:rsidRPr="00542625" w14:paraId="29B57A19" w14:textId="77777777" w:rsidTr="00712A85">
        <w:tc>
          <w:tcPr>
            <w:tcW w:w="567" w:type="dxa"/>
          </w:tcPr>
          <w:p w14:paraId="0AA4AE9F" w14:textId="286E0F11" w:rsidR="00284004" w:rsidRPr="00AF3B42" w:rsidRDefault="0042052D" w:rsidP="008228A2">
            <w:r w:rsidRPr="00AF3B42">
              <w:t>05</w:t>
            </w:r>
          </w:p>
        </w:tc>
        <w:tc>
          <w:tcPr>
            <w:tcW w:w="2583" w:type="dxa"/>
          </w:tcPr>
          <w:p w14:paraId="6ACBAD5A" w14:textId="5DB32B37" w:rsidR="00284004" w:rsidRPr="00AF3B42" w:rsidRDefault="00284004" w:rsidP="008228A2">
            <w:proofErr w:type="spellStart"/>
            <w:proofErr w:type="gramStart"/>
            <w:r w:rsidRPr="00AF3B42">
              <w:t>setUser</w:t>
            </w:r>
            <w:r w:rsidR="00D66F5C" w:rsidRPr="00AF3B42">
              <w:t>name</w:t>
            </w:r>
            <w:proofErr w:type="spellEnd"/>
            <w:r w:rsidR="00D66F5C" w:rsidRPr="00AF3B42">
              <w:t>(</w:t>
            </w:r>
            <w:proofErr w:type="gramEnd"/>
            <w:r w:rsidR="00D66F5C" w:rsidRPr="00AF3B42">
              <w:t>)</w:t>
            </w:r>
          </w:p>
        </w:tc>
        <w:tc>
          <w:tcPr>
            <w:tcW w:w="5921" w:type="dxa"/>
          </w:tcPr>
          <w:p w14:paraId="22C63A40" w14:textId="0150B852" w:rsidR="00284004" w:rsidRPr="00AF3B42" w:rsidRDefault="0042052D" w:rsidP="008228A2">
            <w:r w:rsidRPr="00AF3B42">
              <w:t xml:space="preserve">Set value to attribute </w:t>
            </w:r>
            <w:proofErr w:type="spellStart"/>
            <w:r w:rsidRPr="00AF3B42">
              <w:t>userId</w:t>
            </w:r>
            <w:proofErr w:type="spellEnd"/>
          </w:p>
        </w:tc>
      </w:tr>
      <w:tr w:rsidR="00284004" w:rsidRPr="00542625" w14:paraId="546EF885" w14:textId="77777777" w:rsidTr="00712A85">
        <w:tc>
          <w:tcPr>
            <w:tcW w:w="567" w:type="dxa"/>
          </w:tcPr>
          <w:p w14:paraId="303DA132" w14:textId="65440E4B" w:rsidR="00284004" w:rsidRPr="00AF3B42" w:rsidRDefault="0042052D" w:rsidP="008228A2">
            <w:r w:rsidRPr="00AF3B42">
              <w:lastRenderedPageBreak/>
              <w:t>06</w:t>
            </w:r>
          </w:p>
        </w:tc>
        <w:tc>
          <w:tcPr>
            <w:tcW w:w="2583" w:type="dxa"/>
          </w:tcPr>
          <w:p w14:paraId="475DD886" w14:textId="3FBF299C" w:rsidR="00284004" w:rsidRPr="00AF3B42" w:rsidRDefault="00284004" w:rsidP="008228A2">
            <w:proofErr w:type="spellStart"/>
            <w:proofErr w:type="gramStart"/>
            <w:r w:rsidRPr="00AF3B42">
              <w:t>get</w:t>
            </w:r>
            <w:r w:rsidR="00015A32" w:rsidRPr="00AF3B42">
              <w:t>Password</w:t>
            </w:r>
            <w:proofErr w:type="spellEnd"/>
            <w:r w:rsidR="00015A32" w:rsidRPr="00AF3B42">
              <w:t>(</w:t>
            </w:r>
            <w:proofErr w:type="gramEnd"/>
            <w:r w:rsidR="00015A32" w:rsidRPr="00AF3B42">
              <w:t>)</w:t>
            </w:r>
          </w:p>
        </w:tc>
        <w:tc>
          <w:tcPr>
            <w:tcW w:w="5921" w:type="dxa"/>
          </w:tcPr>
          <w:p w14:paraId="764872F4" w14:textId="2F362792" w:rsidR="00284004" w:rsidRPr="00AF3B42" w:rsidRDefault="00015A32" w:rsidP="008228A2">
            <w:r w:rsidRPr="00AF3B42">
              <w:t>Return attribute password</w:t>
            </w:r>
          </w:p>
        </w:tc>
      </w:tr>
      <w:tr w:rsidR="00284004" w:rsidRPr="00542625" w14:paraId="73905860" w14:textId="77777777" w:rsidTr="00712A85">
        <w:tc>
          <w:tcPr>
            <w:tcW w:w="567" w:type="dxa"/>
          </w:tcPr>
          <w:p w14:paraId="6F61EC9A" w14:textId="3AF0C04B" w:rsidR="00284004" w:rsidRPr="00AF3B42" w:rsidRDefault="0042052D" w:rsidP="008228A2">
            <w:r w:rsidRPr="00AF3B42">
              <w:t>07</w:t>
            </w:r>
          </w:p>
        </w:tc>
        <w:tc>
          <w:tcPr>
            <w:tcW w:w="2583" w:type="dxa"/>
          </w:tcPr>
          <w:p w14:paraId="1ABEB4E0" w14:textId="487BB072" w:rsidR="00284004" w:rsidRPr="00AF3B42" w:rsidRDefault="00284004" w:rsidP="008228A2">
            <w:proofErr w:type="spellStart"/>
            <w:proofErr w:type="gramStart"/>
            <w:r w:rsidRPr="00AF3B42">
              <w:t>set</w:t>
            </w:r>
            <w:r w:rsidR="00015A32" w:rsidRPr="00AF3B42">
              <w:t>Password</w:t>
            </w:r>
            <w:proofErr w:type="spellEnd"/>
            <w:r w:rsidR="00D66F5C" w:rsidRPr="00AF3B42">
              <w:t>(</w:t>
            </w:r>
            <w:proofErr w:type="gramEnd"/>
            <w:r w:rsidR="00D66F5C" w:rsidRPr="00AF3B42">
              <w:t>)</w:t>
            </w:r>
          </w:p>
        </w:tc>
        <w:tc>
          <w:tcPr>
            <w:tcW w:w="5921" w:type="dxa"/>
          </w:tcPr>
          <w:p w14:paraId="212DC2A1" w14:textId="4653D945" w:rsidR="00284004" w:rsidRPr="00AF3B42" w:rsidRDefault="00015A32" w:rsidP="008228A2">
            <w:r w:rsidRPr="00AF3B42">
              <w:t>Set value to attribute password</w:t>
            </w:r>
          </w:p>
        </w:tc>
      </w:tr>
      <w:tr w:rsidR="00015A32" w:rsidRPr="00542625" w14:paraId="04042C3D" w14:textId="77777777" w:rsidTr="00712A85">
        <w:tc>
          <w:tcPr>
            <w:tcW w:w="567" w:type="dxa"/>
          </w:tcPr>
          <w:p w14:paraId="4BF95990" w14:textId="47975FFB" w:rsidR="00015A32" w:rsidRPr="00AF3B42" w:rsidRDefault="00015A32" w:rsidP="008228A2">
            <w:r w:rsidRPr="00AF3B42">
              <w:t>08</w:t>
            </w:r>
          </w:p>
        </w:tc>
        <w:tc>
          <w:tcPr>
            <w:tcW w:w="2583" w:type="dxa"/>
          </w:tcPr>
          <w:p w14:paraId="37EDCADF" w14:textId="5CEFE9B0" w:rsidR="00015A32" w:rsidRPr="00AF3B42" w:rsidRDefault="00015A32" w:rsidP="008228A2">
            <w:proofErr w:type="spellStart"/>
            <w:proofErr w:type="gramStart"/>
            <w:r w:rsidRPr="00AF3B42">
              <w:t>get</w:t>
            </w:r>
            <w:r w:rsidR="00AF3B42" w:rsidRPr="00AF3B42">
              <w:t>UserType</w:t>
            </w:r>
            <w:proofErr w:type="spellEnd"/>
            <w:r w:rsidRPr="00AF3B42">
              <w:t>(</w:t>
            </w:r>
            <w:proofErr w:type="gramEnd"/>
            <w:r w:rsidRPr="00AF3B42">
              <w:t>)</w:t>
            </w:r>
          </w:p>
        </w:tc>
        <w:tc>
          <w:tcPr>
            <w:tcW w:w="5921" w:type="dxa"/>
          </w:tcPr>
          <w:p w14:paraId="388C9385" w14:textId="6A55D493" w:rsidR="00015A32" w:rsidRPr="00AF3B42" w:rsidRDefault="00015A32" w:rsidP="008228A2">
            <w:r w:rsidRPr="00AF3B42">
              <w:t xml:space="preserve">Return </w:t>
            </w:r>
            <w:r w:rsidR="00AF3B42" w:rsidRPr="00AF3B42">
              <w:t xml:space="preserve">value of </w:t>
            </w:r>
            <w:r w:rsidRPr="00AF3B42">
              <w:t xml:space="preserve">attribute </w:t>
            </w:r>
            <w:proofErr w:type="spellStart"/>
            <w:r w:rsidRPr="00AF3B42">
              <w:t>userType</w:t>
            </w:r>
            <w:proofErr w:type="spellEnd"/>
          </w:p>
        </w:tc>
      </w:tr>
      <w:tr w:rsidR="00015A32" w:rsidRPr="00542625" w14:paraId="05720BB1" w14:textId="77777777" w:rsidTr="00712A85">
        <w:tc>
          <w:tcPr>
            <w:tcW w:w="567" w:type="dxa"/>
          </w:tcPr>
          <w:p w14:paraId="4D3716F6" w14:textId="4FFE6163" w:rsidR="00015A32" w:rsidRPr="00AF3B42" w:rsidRDefault="00015A32" w:rsidP="008228A2">
            <w:r w:rsidRPr="00AF3B42">
              <w:t>09</w:t>
            </w:r>
          </w:p>
        </w:tc>
        <w:tc>
          <w:tcPr>
            <w:tcW w:w="2583" w:type="dxa"/>
          </w:tcPr>
          <w:p w14:paraId="5578CBAF" w14:textId="26CC95A3" w:rsidR="00015A32" w:rsidRPr="00AF3B42" w:rsidRDefault="00015A32" w:rsidP="008228A2">
            <w:proofErr w:type="spellStart"/>
            <w:r w:rsidRPr="00AF3B42">
              <w:t>set</w:t>
            </w:r>
            <w:r w:rsidR="00AF3B42" w:rsidRPr="00AF3B42">
              <w:t>UserType</w:t>
            </w:r>
            <w:proofErr w:type="spellEnd"/>
            <w:r w:rsidR="00AF3B42" w:rsidRPr="00AF3B42">
              <w:t xml:space="preserve"> </w:t>
            </w:r>
            <w:r w:rsidRPr="00AF3B42">
              <w:t>()</w:t>
            </w:r>
          </w:p>
        </w:tc>
        <w:tc>
          <w:tcPr>
            <w:tcW w:w="5921" w:type="dxa"/>
          </w:tcPr>
          <w:p w14:paraId="162ADD22" w14:textId="64408231" w:rsidR="00015A32" w:rsidRPr="00AF3B42" w:rsidRDefault="00015A32" w:rsidP="008228A2">
            <w:r w:rsidRPr="00AF3B42">
              <w:t xml:space="preserve">Set value to attribute </w:t>
            </w:r>
            <w:proofErr w:type="spellStart"/>
            <w:r w:rsidRPr="00AF3B42">
              <w:t>userType</w:t>
            </w:r>
            <w:proofErr w:type="spellEnd"/>
          </w:p>
        </w:tc>
      </w:tr>
      <w:tr w:rsidR="00015A32" w:rsidRPr="00542625" w14:paraId="111164A2" w14:textId="77777777" w:rsidTr="00712A85">
        <w:tc>
          <w:tcPr>
            <w:tcW w:w="567" w:type="dxa"/>
          </w:tcPr>
          <w:p w14:paraId="34B20FD6" w14:textId="0F9D3A4D" w:rsidR="00015A32" w:rsidRPr="00AF3B42" w:rsidRDefault="00015A32" w:rsidP="008228A2">
            <w:r w:rsidRPr="00AF3B42">
              <w:t>10</w:t>
            </w:r>
          </w:p>
        </w:tc>
        <w:tc>
          <w:tcPr>
            <w:tcW w:w="2583" w:type="dxa"/>
          </w:tcPr>
          <w:p w14:paraId="2E1662DB" w14:textId="598302CE" w:rsidR="00015A32" w:rsidRPr="00AF3B42" w:rsidRDefault="00AF3B42" w:rsidP="008228A2">
            <w:proofErr w:type="spellStart"/>
            <w:proofErr w:type="gramStart"/>
            <w:r w:rsidRPr="00AF3B42">
              <w:t>isActiveStatus</w:t>
            </w:r>
            <w:proofErr w:type="spellEnd"/>
            <w:r w:rsidRPr="00AF3B42">
              <w:t>(</w:t>
            </w:r>
            <w:proofErr w:type="gramEnd"/>
            <w:r w:rsidRPr="00AF3B42">
              <w:t>)</w:t>
            </w:r>
          </w:p>
        </w:tc>
        <w:tc>
          <w:tcPr>
            <w:tcW w:w="5921" w:type="dxa"/>
          </w:tcPr>
          <w:p w14:paraId="2BDB246E" w14:textId="3101515E" w:rsidR="00015A32" w:rsidRPr="00AF3B42" w:rsidRDefault="00AF3B42" w:rsidP="008228A2">
            <w:r w:rsidRPr="00AF3B42">
              <w:t xml:space="preserve">Return value of attribute </w:t>
            </w:r>
            <w:proofErr w:type="spellStart"/>
            <w:r w:rsidRPr="00AF3B42">
              <w:t>activeStatus</w:t>
            </w:r>
            <w:proofErr w:type="spellEnd"/>
          </w:p>
        </w:tc>
      </w:tr>
      <w:tr w:rsidR="00015A32" w:rsidRPr="00542625" w14:paraId="204A8288" w14:textId="77777777" w:rsidTr="00712A85">
        <w:tc>
          <w:tcPr>
            <w:tcW w:w="567" w:type="dxa"/>
          </w:tcPr>
          <w:p w14:paraId="1FE31D9A" w14:textId="3DE01252" w:rsidR="00015A32" w:rsidRPr="00AF3B42" w:rsidRDefault="00015A32" w:rsidP="008228A2">
            <w:r w:rsidRPr="00AF3B42">
              <w:t>11</w:t>
            </w:r>
          </w:p>
        </w:tc>
        <w:tc>
          <w:tcPr>
            <w:tcW w:w="2583" w:type="dxa"/>
          </w:tcPr>
          <w:p w14:paraId="66F36B3E" w14:textId="1472138F" w:rsidR="00015A32" w:rsidRPr="00AF3B42" w:rsidRDefault="00AF3B42" w:rsidP="008228A2">
            <w:proofErr w:type="spellStart"/>
            <w:proofErr w:type="gramStart"/>
            <w:r w:rsidRPr="00AF3B42">
              <w:t>setActiveStatus</w:t>
            </w:r>
            <w:proofErr w:type="spellEnd"/>
            <w:r w:rsidRPr="00AF3B42">
              <w:t>(</w:t>
            </w:r>
            <w:proofErr w:type="gramEnd"/>
            <w:r w:rsidRPr="00AF3B42">
              <w:t>)</w:t>
            </w:r>
          </w:p>
        </w:tc>
        <w:tc>
          <w:tcPr>
            <w:tcW w:w="5921" w:type="dxa"/>
          </w:tcPr>
          <w:p w14:paraId="2366229C" w14:textId="7B194361" w:rsidR="00015A32" w:rsidRPr="00AF3B42" w:rsidRDefault="00AF3B42" w:rsidP="008228A2">
            <w:r w:rsidRPr="00AF3B42">
              <w:t xml:space="preserve">Set value to attribute </w:t>
            </w:r>
            <w:proofErr w:type="spellStart"/>
            <w:r w:rsidRPr="00AF3B42">
              <w:t>activeStatus</w:t>
            </w:r>
            <w:proofErr w:type="spellEnd"/>
          </w:p>
        </w:tc>
      </w:tr>
      <w:tr w:rsidR="008228A2" w:rsidRPr="00542625" w14:paraId="7E450E0A" w14:textId="77777777" w:rsidTr="00712A85">
        <w:tc>
          <w:tcPr>
            <w:tcW w:w="567" w:type="dxa"/>
          </w:tcPr>
          <w:p w14:paraId="6C462897" w14:textId="16BE6EA7" w:rsidR="008228A2" w:rsidRPr="00AF3B42" w:rsidRDefault="00BA13F3" w:rsidP="008228A2">
            <w:r>
              <w:t>12</w:t>
            </w:r>
          </w:p>
        </w:tc>
        <w:tc>
          <w:tcPr>
            <w:tcW w:w="2583" w:type="dxa"/>
          </w:tcPr>
          <w:p w14:paraId="5A9014D3" w14:textId="608071F5" w:rsidR="008228A2" w:rsidRPr="00AF3B42" w:rsidRDefault="00BA13F3" w:rsidP="008228A2">
            <w:proofErr w:type="gramStart"/>
            <w:r w:rsidRPr="00BA13F3">
              <w:t>Login</w:t>
            </w:r>
            <w:r>
              <w:t>(</w:t>
            </w:r>
            <w:proofErr w:type="gramEnd"/>
            <w:r>
              <w:t>User user)</w:t>
            </w:r>
          </w:p>
        </w:tc>
        <w:tc>
          <w:tcPr>
            <w:tcW w:w="5921" w:type="dxa"/>
          </w:tcPr>
          <w:p w14:paraId="647BD91D" w14:textId="15C8BE7D" w:rsidR="008228A2" w:rsidRPr="00AF3B42" w:rsidRDefault="00116216" w:rsidP="008228A2">
            <w:r>
              <w:t xml:space="preserve">Get data from database </w:t>
            </w:r>
            <w:r w:rsidR="00BC4838">
              <w:t>then create and return User object</w:t>
            </w:r>
          </w:p>
        </w:tc>
      </w:tr>
      <w:tr w:rsidR="008228A2" w:rsidRPr="00542625" w14:paraId="6200333B" w14:textId="77777777" w:rsidTr="00712A85">
        <w:tc>
          <w:tcPr>
            <w:tcW w:w="567" w:type="dxa"/>
          </w:tcPr>
          <w:p w14:paraId="54D83DCE" w14:textId="194228E8" w:rsidR="008228A2" w:rsidRPr="00AF3B42" w:rsidRDefault="00BA13F3" w:rsidP="008228A2">
            <w:r>
              <w:t>13</w:t>
            </w:r>
          </w:p>
        </w:tc>
        <w:tc>
          <w:tcPr>
            <w:tcW w:w="2583" w:type="dxa"/>
          </w:tcPr>
          <w:p w14:paraId="06C7DBD6" w14:textId="77243133" w:rsidR="008228A2" w:rsidRPr="00AF3B42" w:rsidRDefault="00BC4838" w:rsidP="008228A2">
            <w:proofErr w:type="spellStart"/>
            <w:proofErr w:type="gramStart"/>
            <w:r w:rsidRPr="00BC4838">
              <w:t>addUser</w:t>
            </w:r>
            <w:proofErr w:type="spellEnd"/>
            <w:r>
              <w:t>(</w:t>
            </w:r>
            <w:proofErr w:type="gramEnd"/>
            <w:r>
              <w:t>User user)</w:t>
            </w:r>
          </w:p>
        </w:tc>
        <w:tc>
          <w:tcPr>
            <w:tcW w:w="5921" w:type="dxa"/>
          </w:tcPr>
          <w:p w14:paraId="3C49459C" w14:textId="4714BBAB" w:rsidR="008228A2" w:rsidRPr="00AF3B42" w:rsidRDefault="00BC4838" w:rsidP="008228A2">
            <w:r>
              <w:t xml:space="preserve">Add </w:t>
            </w:r>
            <w:r w:rsidR="00D102DD">
              <w:t>data object User to database</w:t>
            </w:r>
          </w:p>
        </w:tc>
      </w:tr>
      <w:tr w:rsidR="008228A2" w:rsidRPr="00542625" w14:paraId="37ECF111" w14:textId="77777777" w:rsidTr="00712A85">
        <w:tc>
          <w:tcPr>
            <w:tcW w:w="567" w:type="dxa"/>
          </w:tcPr>
          <w:p w14:paraId="57431617" w14:textId="0B074D1A" w:rsidR="008228A2" w:rsidRPr="00AF3B42" w:rsidRDefault="00BA13F3" w:rsidP="008228A2">
            <w:r>
              <w:t>14</w:t>
            </w:r>
          </w:p>
        </w:tc>
        <w:tc>
          <w:tcPr>
            <w:tcW w:w="2583" w:type="dxa"/>
          </w:tcPr>
          <w:p w14:paraId="43B36398" w14:textId="04B94AF2" w:rsidR="008228A2" w:rsidRPr="00AF3B42" w:rsidRDefault="00D102DD" w:rsidP="008228A2">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w:t>
            </w:r>
            <w:r w:rsidR="00884831">
              <w:t>Flag</w:t>
            </w:r>
            <w:proofErr w:type="spellEnd"/>
            <w:r w:rsidR="00884831">
              <w:t>)</w:t>
            </w:r>
          </w:p>
        </w:tc>
        <w:tc>
          <w:tcPr>
            <w:tcW w:w="5921" w:type="dxa"/>
          </w:tcPr>
          <w:p w14:paraId="5400A5FE" w14:textId="21419BF3" w:rsidR="008228A2" w:rsidRPr="00884831" w:rsidRDefault="00712A85" w:rsidP="008228A2">
            <w:r>
              <w:t>Update</w:t>
            </w:r>
            <w:r w:rsidR="00884831">
              <w:t xml:space="preserve"> data colum</w:t>
            </w:r>
            <w:r w:rsidR="00672188">
              <w:t>n</w:t>
            </w:r>
            <w:r w:rsidR="00884831">
              <w:t xml:space="preserve"> </w:t>
            </w:r>
            <w:proofErr w:type="spellStart"/>
            <w:r w:rsidR="00884831">
              <w:rPr>
                <w:i/>
              </w:rPr>
              <w:t>activeStatus</w:t>
            </w:r>
            <w:proofErr w:type="spellEnd"/>
            <w:r w:rsidR="00884831">
              <w:rPr>
                <w:i/>
              </w:rPr>
              <w:t xml:space="preserve"> </w:t>
            </w:r>
            <w:r w:rsidR="00884831">
              <w:t xml:space="preserve">of table </w:t>
            </w:r>
            <w:r>
              <w:t>Users</w:t>
            </w:r>
          </w:p>
        </w:tc>
      </w:tr>
      <w:tr w:rsidR="008228A2" w:rsidRPr="00542625" w14:paraId="246D0442" w14:textId="77777777" w:rsidTr="00712A85">
        <w:tc>
          <w:tcPr>
            <w:tcW w:w="567" w:type="dxa"/>
          </w:tcPr>
          <w:p w14:paraId="55125B7D" w14:textId="65F4610F" w:rsidR="008228A2" w:rsidRPr="00AF3B42" w:rsidRDefault="00BA13F3" w:rsidP="008228A2">
            <w:r>
              <w:t>15</w:t>
            </w:r>
          </w:p>
        </w:tc>
        <w:tc>
          <w:tcPr>
            <w:tcW w:w="2583" w:type="dxa"/>
          </w:tcPr>
          <w:p w14:paraId="3C4CAE71" w14:textId="021AEA68" w:rsidR="008228A2" w:rsidRPr="00AF3B42" w:rsidRDefault="00712A85" w:rsidP="008228A2">
            <w:proofErr w:type="spellStart"/>
            <w:r>
              <w:t>changePassword</w:t>
            </w:r>
            <w:proofErr w:type="spellEnd"/>
            <w:r>
              <w:t>(user)</w:t>
            </w:r>
          </w:p>
        </w:tc>
        <w:tc>
          <w:tcPr>
            <w:tcW w:w="5921" w:type="dxa"/>
          </w:tcPr>
          <w:p w14:paraId="64CCEB55" w14:textId="6D087EE2" w:rsidR="008228A2" w:rsidRPr="00AF3B42" w:rsidRDefault="00712A85" w:rsidP="008228A2">
            <w:r>
              <w:t>Update data colum</w:t>
            </w:r>
            <w:r w:rsidR="00672188">
              <w:t>n</w:t>
            </w:r>
            <w:r>
              <w:t xml:space="preserve"> </w:t>
            </w:r>
            <w:r w:rsidR="00672188">
              <w:rPr>
                <w:i/>
              </w:rPr>
              <w:t>password</w:t>
            </w:r>
            <w:r>
              <w:rPr>
                <w:i/>
              </w:rPr>
              <w:t xml:space="preserve"> </w:t>
            </w:r>
            <w:r>
              <w:t>of table Users</w:t>
            </w:r>
          </w:p>
        </w:tc>
      </w:tr>
      <w:tr w:rsidR="008228A2" w:rsidRPr="00542625" w14:paraId="2C952895" w14:textId="77777777" w:rsidTr="00712A85">
        <w:tc>
          <w:tcPr>
            <w:tcW w:w="567" w:type="dxa"/>
          </w:tcPr>
          <w:p w14:paraId="0D092781" w14:textId="135F9652" w:rsidR="008228A2" w:rsidRPr="00AF3B42" w:rsidRDefault="00672188" w:rsidP="008228A2">
            <w:r>
              <w:t>16</w:t>
            </w:r>
          </w:p>
        </w:tc>
        <w:tc>
          <w:tcPr>
            <w:tcW w:w="2583" w:type="dxa"/>
          </w:tcPr>
          <w:p w14:paraId="333D4433" w14:textId="104DA09A" w:rsidR="008228A2" w:rsidRPr="00AF3B42" w:rsidRDefault="00672188" w:rsidP="008228A2">
            <w:proofErr w:type="spellStart"/>
            <w:r>
              <w:t>updateUser</w:t>
            </w:r>
            <w:proofErr w:type="spellEnd"/>
            <w:r>
              <w:t>(user)</w:t>
            </w:r>
          </w:p>
        </w:tc>
        <w:tc>
          <w:tcPr>
            <w:tcW w:w="5921" w:type="dxa"/>
          </w:tcPr>
          <w:p w14:paraId="506E252E" w14:textId="7550D0BA" w:rsidR="008228A2" w:rsidRPr="00AF3B42" w:rsidRDefault="00672188" w:rsidP="008228A2">
            <w:r>
              <w:t>Update data all column of table Users</w:t>
            </w:r>
          </w:p>
        </w:tc>
      </w:tr>
      <w:tr w:rsidR="00672188" w:rsidRPr="00542625" w14:paraId="5A6AB072" w14:textId="77777777" w:rsidTr="00712A85">
        <w:tc>
          <w:tcPr>
            <w:tcW w:w="567" w:type="dxa"/>
          </w:tcPr>
          <w:p w14:paraId="3D9D9912" w14:textId="7A65FE61" w:rsidR="00672188" w:rsidRDefault="009B101B" w:rsidP="008228A2">
            <w:r>
              <w:t>17</w:t>
            </w:r>
          </w:p>
        </w:tc>
        <w:tc>
          <w:tcPr>
            <w:tcW w:w="2583" w:type="dxa"/>
          </w:tcPr>
          <w:p w14:paraId="62062E1D" w14:textId="46B7B50F" w:rsidR="00672188" w:rsidRDefault="009B101B" w:rsidP="008228A2">
            <w:proofErr w:type="spellStart"/>
            <w:proofErr w:type="gramStart"/>
            <w:r w:rsidRPr="009B101B">
              <w:t>getUsersList</w:t>
            </w:r>
            <w:proofErr w:type="spellEnd"/>
            <w:r>
              <w:t>(</w:t>
            </w:r>
            <w:proofErr w:type="gramEnd"/>
            <w:r>
              <w:t>)</w:t>
            </w:r>
          </w:p>
        </w:tc>
        <w:tc>
          <w:tcPr>
            <w:tcW w:w="5921" w:type="dxa"/>
          </w:tcPr>
          <w:p w14:paraId="222401ED" w14:textId="0BD1CAD0" w:rsidR="00672188" w:rsidRDefault="009B101B" w:rsidP="008228A2">
            <w:r>
              <w:t xml:space="preserve">Get all data from table User, create </w:t>
            </w:r>
            <w:r w:rsidR="00C301B9">
              <w:t>object User then return list User.</w:t>
            </w:r>
          </w:p>
        </w:tc>
      </w:tr>
      <w:tr w:rsidR="00672188" w:rsidRPr="00542625" w14:paraId="13417A29" w14:textId="77777777" w:rsidTr="00712A85">
        <w:tc>
          <w:tcPr>
            <w:tcW w:w="567" w:type="dxa"/>
          </w:tcPr>
          <w:p w14:paraId="18B7B4FB" w14:textId="5D5689C7" w:rsidR="00672188" w:rsidRDefault="00C301B9" w:rsidP="008228A2">
            <w:r>
              <w:t>18</w:t>
            </w:r>
          </w:p>
        </w:tc>
        <w:tc>
          <w:tcPr>
            <w:tcW w:w="2583" w:type="dxa"/>
          </w:tcPr>
          <w:p w14:paraId="5AA6AE4B" w14:textId="441C3C76" w:rsidR="00672188" w:rsidRDefault="00C301B9" w:rsidP="008228A2">
            <w:proofErr w:type="spellStart"/>
            <w:r>
              <w:t>getIdFromUsername</w:t>
            </w:r>
            <w:proofErr w:type="spellEnd"/>
            <w:r>
              <w:t>(</w:t>
            </w:r>
            <w:r w:rsidR="00A77BAF">
              <w:t>username</w:t>
            </w:r>
            <w:r>
              <w:t>)</w:t>
            </w:r>
          </w:p>
        </w:tc>
        <w:tc>
          <w:tcPr>
            <w:tcW w:w="5921" w:type="dxa"/>
          </w:tcPr>
          <w:p w14:paraId="47794B10" w14:textId="77517C11" w:rsidR="00672188" w:rsidRDefault="00C301B9" w:rsidP="008228A2">
            <w:r>
              <w:t>Return Id of username input.</w:t>
            </w:r>
          </w:p>
        </w:tc>
      </w:tr>
      <w:tr w:rsidR="00672188" w:rsidRPr="00542625" w14:paraId="1F3E5276" w14:textId="77777777" w:rsidTr="00712A85">
        <w:tc>
          <w:tcPr>
            <w:tcW w:w="567" w:type="dxa"/>
          </w:tcPr>
          <w:p w14:paraId="756F6BE5" w14:textId="53C5F4A0" w:rsidR="00672188" w:rsidRDefault="00A77BAF" w:rsidP="008228A2">
            <w:r>
              <w:t>19</w:t>
            </w:r>
          </w:p>
        </w:tc>
        <w:tc>
          <w:tcPr>
            <w:tcW w:w="2583" w:type="dxa"/>
          </w:tcPr>
          <w:p w14:paraId="4E8B2B39" w14:textId="765393C0" w:rsidR="00672188" w:rsidRDefault="00A77BAF" w:rsidP="008228A2">
            <w:proofErr w:type="spellStart"/>
            <w:proofErr w:type="gramStart"/>
            <w:r>
              <w:t>getUserFromId</w:t>
            </w:r>
            <w:proofErr w:type="spellEnd"/>
            <w:r>
              <w:t>(</w:t>
            </w:r>
            <w:proofErr w:type="gramEnd"/>
            <w:r>
              <w:t>Id)</w:t>
            </w:r>
          </w:p>
        </w:tc>
        <w:tc>
          <w:tcPr>
            <w:tcW w:w="5921" w:type="dxa"/>
          </w:tcPr>
          <w:p w14:paraId="4C060D70" w14:textId="0A486305" w:rsidR="00672188" w:rsidRDefault="00A77BAF" w:rsidP="008228A2">
            <w:r>
              <w:t>Return User have Id same with input Id.</w:t>
            </w:r>
          </w:p>
        </w:tc>
      </w:tr>
      <w:tr w:rsidR="00672188" w:rsidRPr="00542625" w14:paraId="10667CA9" w14:textId="77777777" w:rsidTr="00712A85">
        <w:tc>
          <w:tcPr>
            <w:tcW w:w="567" w:type="dxa"/>
          </w:tcPr>
          <w:p w14:paraId="736A8D43" w14:textId="51BCB11A" w:rsidR="00672188" w:rsidRDefault="00A77BAF" w:rsidP="008228A2">
            <w:r>
              <w:t>20</w:t>
            </w:r>
          </w:p>
        </w:tc>
        <w:tc>
          <w:tcPr>
            <w:tcW w:w="2583" w:type="dxa"/>
          </w:tcPr>
          <w:p w14:paraId="59BA354E" w14:textId="5B4A2BA2" w:rsidR="00672188" w:rsidRDefault="00A77BAF" w:rsidP="008228A2">
            <w:proofErr w:type="spellStart"/>
            <w:proofErr w:type="gramStart"/>
            <w:r>
              <w:t>getUserNameWithId</w:t>
            </w:r>
            <w:proofErr w:type="spellEnd"/>
            <w:r>
              <w:t>(</w:t>
            </w:r>
            <w:proofErr w:type="gramEnd"/>
            <w:r>
              <w:t>Id)</w:t>
            </w:r>
          </w:p>
        </w:tc>
        <w:tc>
          <w:tcPr>
            <w:tcW w:w="5921" w:type="dxa"/>
          </w:tcPr>
          <w:p w14:paraId="579BD5D0" w14:textId="474D3EBC" w:rsidR="00672188" w:rsidRDefault="00A77BAF" w:rsidP="008228A2">
            <w:r>
              <w:t xml:space="preserve">Return username </w:t>
            </w:r>
            <w:r w:rsidR="00F75E50">
              <w:t>at object User have id same with input Id</w:t>
            </w:r>
          </w:p>
        </w:tc>
      </w:tr>
      <w:tr w:rsidR="00F75E50" w:rsidRPr="00542625" w14:paraId="7038719A" w14:textId="77777777" w:rsidTr="00712A85">
        <w:tc>
          <w:tcPr>
            <w:tcW w:w="567" w:type="dxa"/>
          </w:tcPr>
          <w:p w14:paraId="628BD48F" w14:textId="6908DECB" w:rsidR="00F75E50" w:rsidRDefault="00F75E50" w:rsidP="008228A2">
            <w:r>
              <w:t>21</w:t>
            </w:r>
          </w:p>
        </w:tc>
        <w:tc>
          <w:tcPr>
            <w:tcW w:w="2583" w:type="dxa"/>
          </w:tcPr>
          <w:p w14:paraId="296655FB" w14:textId="45243939" w:rsidR="00F75E50" w:rsidRDefault="00F75E50" w:rsidP="008228A2">
            <w:proofErr w:type="spellStart"/>
            <w:r>
              <w:t>getWardIdByUserId</w:t>
            </w:r>
            <w:proofErr w:type="spellEnd"/>
            <w:r>
              <w:t>(</w:t>
            </w:r>
            <w:proofErr w:type="spellStart"/>
            <w:r>
              <w:t>userId</w:t>
            </w:r>
            <w:proofErr w:type="spellEnd"/>
            <w:r>
              <w:t>)</w:t>
            </w:r>
          </w:p>
        </w:tc>
        <w:tc>
          <w:tcPr>
            <w:tcW w:w="5921" w:type="dxa"/>
          </w:tcPr>
          <w:p w14:paraId="55FD4477" w14:textId="5AFE7895" w:rsidR="00F75E50" w:rsidRDefault="00F75E50" w:rsidP="008228A2">
            <w:r>
              <w:t>Return ward id belong to user</w:t>
            </w:r>
            <w:r w:rsidR="009347FD">
              <w:t>.</w:t>
            </w:r>
          </w:p>
        </w:tc>
      </w:tr>
    </w:tbl>
    <w:p w14:paraId="2402326F" w14:textId="77777777" w:rsidR="002174EF" w:rsidRDefault="002174EF" w:rsidP="002174EF">
      <w:pPr>
        <w:pStyle w:val="ListParagraph"/>
      </w:pPr>
    </w:p>
    <w:p w14:paraId="55835928" w14:textId="4D6B7293" w:rsidR="002174EF" w:rsidRPr="008228A2" w:rsidRDefault="002174EF" w:rsidP="002174EF">
      <w:pPr>
        <w:pStyle w:val="ListParagraph"/>
        <w:numPr>
          <w:ilvl w:val="0"/>
          <w:numId w:val="7"/>
        </w:numPr>
        <w:rPr>
          <w:b/>
        </w:rPr>
      </w:pPr>
      <w:proofErr w:type="spellStart"/>
      <w:r w:rsidRPr="008228A2">
        <w:rPr>
          <w:b/>
        </w:rPr>
        <w:t>Sequense</w:t>
      </w:r>
      <w:proofErr w:type="spellEnd"/>
      <w:r w:rsidRPr="008228A2">
        <w:rPr>
          <w:b/>
        </w:rPr>
        <w:t xml:space="preserve"> Diagram</w:t>
      </w:r>
    </w:p>
    <w:p w14:paraId="2E7C0C74" w14:textId="754F5E31" w:rsidR="004520AB" w:rsidRDefault="008C4DB3" w:rsidP="0068565A">
      <w:r>
        <w:rPr>
          <w:noProof/>
        </w:rPr>
        <w:lastRenderedPageBreak/>
        <w:drawing>
          <wp:inline distT="0" distB="0" distL="0" distR="0" wp14:anchorId="75DF5B07" wp14:editId="72B80F9B">
            <wp:extent cx="5943600" cy="5396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96618"/>
                    </a:xfrm>
                    <a:prstGeom prst="rect">
                      <a:avLst/>
                    </a:prstGeom>
                    <a:noFill/>
                    <a:ln>
                      <a:noFill/>
                    </a:ln>
                  </pic:spPr>
                </pic:pic>
              </a:graphicData>
            </a:graphic>
          </wp:inline>
        </w:drawing>
      </w:r>
    </w:p>
    <w:p w14:paraId="1293AB8D" w14:textId="3DEFC7FE" w:rsidR="00546FD5" w:rsidRPr="0091188A" w:rsidRDefault="00546FD5" w:rsidP="00546FD5">
      <w:pPr>
        <w:jc w:val="center"/>
        <w:rPr>
          <w:i/>
          <w:sz w:val="20"/>
          <w:szCs w:val="20"/>
        </w:rPr>
      </w:pPr>
      <w:proofErr w:type="spellStart"/>
      <w:r w:rsidRPr="0091188A">
        <w:rPr>
          <w:i/>
          <w:sz w:val="20"/>
          <w:szCs w:val="20"/>
        </w:rPr>
        <w:t>Login_</w:t>
      </w:r>
      <w:r>
        <w:rPr>
          <w:i/>
          <w:sz w:val="20"/>
          <w:szCs w:val="20"/>
        </w:rPr>
        <w:t>Sequense</w:t>
      </w:r>
      <w:proofErr w:type="spellEnd"/>
      <w:r>
        <w:rPr>
          <w:i/>
          <w:sz w:val="20"/>
          <w:szCs w:val="20"/>
        </w:rPr>
        <w:t xml:space="preserve"> </w:t>
      </w:r>
      <w:r w:rsidRPr="0091188A">
        <w:rPr>
          <w:i/>
          <w:sz w:val="20"/>
          <w:szCs w:val="20"/>
        </w:rPr>
        <w:t>Diagram</w:t>
      </w:r>
    </w:p>
    <w:p w14:paraId="2E36A597" w14:textId="394AFEBB" w:rsidR="004520AB" w:rsidRDefault="004520AB" w:rsidP="0068565A"/>
    <w:p w14:paraId="0D1B30CA" w14:textId="672B7B97" w:rsidR="00A55053" w:rsidRDefault="00A55053" w:rsidP="0068565A"/>
    <w:p w14:paraId="0A313144" w14:textId="1C3BB647" w:rsidR="00A55053" w:rsidRDefault="00A55053" w:rsidP="0068565A"/>
    <w:p w14:paraId="39CC7A97" w14:textId="7487C08E" w:rsidR="00A55053" w:rsidRDefault="00A55053" w:rsidP="0068565A"/>
    <w:p w14:paraId="16F2EF4A" w14:textId="00D2AC59" w:rsidR="00A55053" w:rsidRDefault="00A55053" w:rsidP="0068565A"/>
    <w:p w14:paraId="2D2A8A3B" w14:textId="5405C03E" w:rsidR="00A55053" w:rsidRDefault="00A55053" w:rsidP="0068565A"/>
    <w:p w14:paraId="7BACE273" w14:textId="327848B8" w:rsidR="00A55053" w:rsidRDefault="00A55053" w:rsidP="0068565A"/>
    <w:p w14:paraId="4B8A86E5" w14:textId="1C65E70B" w:rsidR="00A55053" w:rsidRDefault="00A55053" w:rsidP="0068565A"/>
    <w:p w14:paraId="0C5D6166" w14:textId="77777777" w:rsidR="00A55053" w:rsidRDefault="00A55053" w:rsidP="0068565A"/>
    <w:p w14:paraId="0F58F339" w14:textId="0EA8A0D2" w:rsidR="00546FD5" w:rsidRPr="008228A2" w:rsidRDefault="00546FD5" w:rsidP="002A5F9E">
      <w:pPr>
        <w:pStyle w:val="Heading2"/>
      </w:pPr>
      <w:bookmarkStart w:id="110" w:name="_Toc99453272"/>
      <w:r w:rsidRPr="008228A2">
        <w:lastRenderedPageBreak/>
        <w:t xml:space="preserve">2. </w:t>
      </w:r>
      <w:r>
        <w:t>Register</w:t>
      </w:r>
      <w:bookmarkEnd w:id="110"/>
    </w:p>
    <w:p w14:paraId="62778D0C" w14:textId="4FC7F4C3" w:rsidR="00546FD5" w:rsidRDefault="0093650A" w:rsidP="0093650A">
      <w:pPr>
        <w:ind w:firstLine="720"/>
        <w:rPr>
          <w:b/>
        </w:rPr>
      </w:pPr>
      <w:r>
        <w:rPr>
          <w:b/>
        </w:rPr>
        <w:t xml:space="preserve">a. </w:t>
      </w:r>
      <w:r w:rsidR="00546FD5" w:rsidRPr="008228A2">
        <w:rPr>
          <w:b/>
        </w:rPr>
        <w:t xml:space="preserve"> Class Diagram: </w:t>
      </w:r>
    </w:p>
    <w:p w14:paraId="4505CAAF" w14:textId="66F1A02E" w:rsidR="00A55053" w:rsidRPr="008228A2" w:rsidRDefault="00B465EA" w:rsidP="0093650A">
      <w:pPr>
        <w:ind w:firstLine="720"/>
        <w:rPr>
          <w:b/>
        </w:rPr>
      </w:pPr>
      <w:r>
        <w:rPr>
          <w:noProof/>
        </w:rPr>
        <w:drawing>
          <wp:inline distT="0" distB="0" distL="0" distR="0" wp14:anchorId="4D47812A" wp14:editId="294C0AF9">
            <wp:extent cx="5943600" cy="641041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10410"/>
                    </a:xfrm>
                    <a:prstGeom prst="rect">
                      <a:avLst/>
                    </a:prstGeom>
                    <a:noFill/>
                    <a:ln>
                      <a:noFill/>
                    </a:ln>
                  </pic:spPr>
                </pic:pic>
              </a:graphicData>
            </a:graphic>
          </wp:inline>
        </w:drawing>
      </w:r>
    </w:p>
    <w:p w14:paraId="1F6B002B" w14:textId="762E5354" w:rsidR="00546FD5" w:rsidRPr="0091188A" w:rsidRDefault="00546FD5" w:rsidP="00546FD5"/>
    <w:p w14:paraId="66F2404B" w14:textId="248676C5" w:rsidR="00546FD5" w:rsidRPr="0091188A" w:rsidRDefault="00546FD5" w:rsidP="00546FD5">
      <w:pPr>
        <w:jc w:val="center"/>
        <w:rPr>
          <w:i/>
          <w:sz w:val="20"/>
          <w:szCs w:val="20"/>
        </w:rPr>
      </w:pPr>
      <w:proofErr w:type="spellStart"/>
      <w:r>
        <w:rPr>
          <w:i/>
          <w:sz w:val="20"/>
          <w:szCs w:val="20"/>
        </w:rPr>
        <w:t>Register</w:t>
      </w:r>
      <w:r w:rsidRPr="0091188A">
        <w:rPr>
          <w:i/>
          <w:sz w:val="20"/>
          <w:szCs w:val="20"/>
        </w:rPr>
        <w:t>_Class</w:t>
      </w:r>
      <w:proofErr w:type="spellEnd"/>
      <w:r w:rsidRPr="0091188A">
        <w:rPr>
          <w:i/>
          <w:sz w:val="20"/>
          <w:szCs w:val="20"/>
        </w:rPr>
        <w:t xml:space="preserve"> Diagram</w:t>
      </w:r>
    </w:p>
    <w:p w14:paraId="769972CE" w14:textId="756E35B5" w:rsidR="00546FD5" w:rsidRDefault="00546FD5" w:rsidP="00546FD5">
      <w:pPr>
        <w:rPr>
          <w:b/>
        </w:rPr>
      </w:pPr>
    </w:p>
    <w:p w14:paraId="200F4EAD" w14:textId="77777777" w:rsidR="00A55053" w:rsidRPr="008228A2" w:rsidRDefault="00A55053" w:rsidP="00546FD5">
      <w:pPr>
        <w:rPr>
          <w:b/>
        </w:rPr>
      </w:pPr>
    </w:p>
    <w:p w14:paraId="77D648CF" w14:textId="6C28D599" w:rsidR="00546FD5" w:rsidRPr="0093650A" w:rsidRDefault="00546FD5" w:rsidP="0093650A">
      <w:pPr>
        <w:pStyle w:val="ListParagraph"/>
        <w:numPr>
          <w:ilvl w:val="0"/>
          <w:numId w:val="15"/>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546FD5" w:rsidRPr="00B04F78" w14:paraId="1E4FB985" w14:textId="77777777" w:rsidTr="00CC1761">
        <w:tc>
          <w:tcPr>
            <w:tcW w:w="567" w:type="dxa"/>
            <w:shd w:val="clear" w:color="auto" w:fill="BDD6EE" w:themeFill="accent1" w:themeFillTint="66"/>
          </w:tcPr>
          <w:p w14:paraId="72B436B1" w14:textId="77777777" w:rsidR="00546FD5" w:rsidRPr="00B04F78" w:rsidRDefault="00546FD5"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lastRenderedPageBreak/>
              <w:t>No</w:t>
            </w:r>
          </w:p>
        </w:tc>
        <w:tc>
          <w:tcPr>
            <w:tcW w:w="2583" w:type="dxa"/>
            <w:shd w:val="clear" w:color="auto" w:fill="BDD6EE" w:themeFill="accent1" w:themeFillTint="66"/>
          </w:tcPr>
          <w:p w14:paraId="06A30A22" w14:textId="77777777" w:rsidR="00546FD5" w:rsidRPr="00B04F78" w:rsidRDefault="00546FD5"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37C86822" w14:textId="77777777" w:rsidR="00546FD5" w:rsidRPr="00B04F78" w:rsidRDefault="00546FD5"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6FD5" w:rsidRPr="00542625" w14:paraId="2E4D7575" w14:textId="77777777" w:rsidTr="0093650A">
        <w:tc>
          <w:tcPr>
            <w:tcW w:w="567" w:type="dxa"/>
          </w:tcPr>
          <w:p w14:paraId="738CDCA2" w14:textId="77777777" w:rsidR="00546FD5" w:rsidRPr="00AF3B42" w:rsidRDefault="00546FD5" w:rsidP="0093650A">
            <w:r w:rsidRPr="00AF3B42">
              <w:rPr>
                <w:rFonts w:hint="eastAsia"/>
              </w:rPr>
              <w:t>01</w:t>
            </w:r>
          </w:p>
        </w:tc>
        <w:tc>
          <w:tcPr>
            <w:tcW w:w="2583" w:type="dxa"/>
          </w:tcPr>
          <w:p w14:paraId="7DF93154" w14:textId="17841A06" w:rsidR="00546FD5" w:rsidRPr="00AF3B42" w:rsidRDefault="00B465EA" w:rsidP="0093650A">
            <w:proofErr w:type="spellStart"/>
            <w:r>
              <w:t>addUser</w:t>
            </w:r>
            <w:proofErr w:type="spellEnd"/>
            <w:r>
              <w:t>(user)</w:t>
            </w:r>
          </w:p>
        </w:tc>
        <w:tc>
          <w:tcPr>
            <w:tcW w:w="5921" w:type="dxa"/>
          </w:tcPr>
          <w:p w14:paraId="5BE654BB" w14:textId="5EC3C9B9" w:rsidR="00546FD5" w:rsidRPr="00AF3B42" w:rsidRDefault="00B465EA" w:rsidP="0093650A">
            <w:r>
              <w:t>Add new User information to Database</w:t>
            </w:r>
          </w:p>
        </w:tc>
      </w:tr>
      <w:tr w:rsidR="00546FD5" w:rsidRPr="00542625" w14:paraId="18B0D84D" w14:textId="77777777" w:rsidTr="0093650A">
        <w:tc>
          <w:tcPr>
            <w:tcW w:w="567" w:type="dxa"/>
          </w:tcPr>
          <w:p w14:paraId="6C9FD614" w14:textId="77777777" w:rsidR="00546FD5" w:rsidRPr="00AF3B42" w:rsidRDefault="00546FD5" w:rsidP="0093650A">
            <w:r w:rsidRPr="00AF3B42">
              <w:t>02</w:t>
            </w:r>
          </w:p>
        </w:tc>
        <w:tc>
          <w:tcPr>
            <w:tcW w:w="2583" w:type="dxa"/>
          </w:tcPr>
          <w:p w14:paraId="4AE4AF88" w14:textId="29F109B9" w:rsidR="00546FD5" w:rsidRPr="00AF3B42" w:rsidRDefault="00EA593D" w:rsidP="0093650A">
            <w:proofErr w:type="spellStart"/>
            <w:proofErr w:type="gramStart"/>
            <w:r>
              <w:t>getAllQuestion</w:t>
            </w:r>
            <w:proofErr w:type="spellEnd"/>
            <w:r>
              <w:t>(</w:t>
            </w:r>
            <w:proofErr w:type="gramEnd"/>
            <w:r>
              <w:t>)</w:t>
            </w:r>
          </w:p>
        </w:tc>
        <w:tc>
          <w:tcPr>
            <w:tcW w:w="5921" w:type="dxa"/>
          </w:tcPr>
          <w:p w14:paraId="422ECE65" w14:textId="0E995E98" w:rsidR="00546FD5" w:rsidRPr="00AF3B42" w:rsidRDefault="00EA593D" w:rsidP="0093650A">
            <w:r>
              <w:t>Get all question</w:t>
            </w:r>
          </w:p>
        </w:tc>
      </w:tr>
    </w:tbl>
    <w:p w14:paraId="6C1C1437" w14:textId="77777777" w:rsidR="00546FD5" w:rsidRDefault="00546FD5" w:rsidP="00546FD5">
      <w:pPr>
        <w:pStyle w:val="ListParagraph"/>
      </w:pPr>
    </w:p>
    <w:p w14:paraId="0C4083F2" w14:textId="3FD576A1" w:rsidR="00546FD5" w:rsidRPr="0093650A" w:rsidRDefault="00546FD5" w:rsidP="0093650A">
      <w:pPr>
        <w:pStyle w:val="ListParagraph"/>
        <w:numPr>
          <w:ilvl w:val="0"/>
          <w:numId w:val="15"/>
        </w:numPr>
        <w:rPr>
          <w:b/>
        </w:rPr>
      </w:pPr>
      <w:proofErr w:type="spellStart"/>
      <w:r w:rsidRPr="0093650A">
        <w:rPr>
          <w:b/>
        </w:rPr>
        <w:t>Sequense</w:t>
      </w:r>
      <w:proofErr w:type="spellEnd"/>
      <w:r w:rsidRPr="0093650A">
        <w:rPr>
          <w:b/>
        </w:rPr>
        <w:t xml:space="preserve"> Diagram</w:t>
      </w:r>
    </w:p>
    <w:p w14:paraId="2212A3D2" w14:textId="1B5B4E9F" w:rsidR="00546FD5" w:rsidRDefault="000D6D36" w:rsidP="00546FD5">
      <w:r>
        <w:rPr>
          <w:noProof/>
        </w:rPr>
        <w:drawing>
          <wp:inline distT="0" distB="0" distL="0" distR="0" wp14:anchorId="34FCE3D8" wp14:editId="57D3DC7A">
            <wp:extent cx="5942931" cy="525962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4207" cy="5287309"/>
                    </a:xfrm>
                    <a:prstGeom prst="rect">
                      <a:avLst/>
                    </a:prstGeom>
                    <a:noFill/>
                    <a:ln>
                      <a:noFill/>
                    </a:ln>
                  </pic:spPr>
                </pic:pic>
              </a:graphicData>
            </a:graphic>
          </wp:inline>
        </w:drawing>
      </w:r>
    </w:p>
    <w:p w14:paraId="323EF884" w14:textId="75DE3502" w:rsidR="00546FD5" w:rsidRPr="0091188A" w:rsidRDefault="00546FD5" w:rsidP="00546FD5">
      <w:pPr>
        <w:jc w:val="center"/>
        <w:rPr>
          <w:i/>
          <w:sz w:val="20"/>
          <w:szCs w:val="20"/>
        </w:rPr>
      </w:pPr>
      <w:proofErr w:type="spellStart"/>
      <w:r>
        <w:rPr>
          <w:i/>
          <w:sz w:val="20"/>
          <w:szCs w:val="20"/>
        </w:rPr>
        <w:t>Register</w:t>
      </w:r>
      <w:r w:rsidRPr="0091188A">
        <w:rPr>
          <w:i/>
          <w:sz w:val="20"/>
          <w:szCs w:val="20"/>
        </w:rPr>
        <w:t>_</w:t>
      </w:r>
      <w:r w:rsidR="0093650A">
        <w:rPr>
          <w:i/>
          <w:sz w:val="20"/>
          <w:szCs w:val="20"/>
        </w:rPr>
        <w:t>Sequense</w:t>
      </w:r>
      <w:proofErr w:type="spellEnd"/>
      <w:r w:rsidRPr="0091188A">
        <w:rPr>
          <w:i/>
          <w:sz w:val="20"/>
          <w:szCs w:val="20"/>
        </w:rPr>
        <w:t xml:space="preserve"> Diagram</w:t>
      </w:r>
    </w:p>
    <w:p w14:paraId="40237F03" w14:textId="3F53CF01" w:rsidR="00546FD5" w:rsidRDefault="00546FD5" w:rsidP="00546FD5"/>
    <w:p w14:paraId="0D3925B8" w14:textId="36F1C766" w:rsidR="00065F41" w:rsidRDefault="00065F41" w:rsidP="00546FD5">
      <w:pPr>
        <w:rPr>
          <w:ins w:id="111" w:author="Nguyen Van Manh (FHN.JITS)" w:date="2022-03-29T13:03:00Z"/>
        </w:rPr>
      </w:pPr>
    </w:p>
    <w:p w14:paraId="747B73A9" w14:textId="77777777" w:rsidR="006739DE" w:rsidRDefault="006739DE" w:rsidP="00546FD5"/>
    <w:p w14:paraId="20D4B063" w14:textId="365B80FD" w:rsidR="00065F41" w:rsidRDefault="00065F41" w:rsidP="00546FD5"/>
    <w:p w14:paraId="6F702C85" w14:textId="77777777" w:rsidR="00065F41" w:rsidRDefault="00065F41" w:rsidP="00546FD5"/>
    <w:p w14:paraId="42473FA3" w14:textId="0483A980" w:rsidR="0093650A" w:rsidRPr="008228A2" w:rsidRDefault="00954194" w:rsidP="002A5F9E">
      <w:pPr>
        <w:pStyle w:val="Heading2"/>
      </w:pPr>
      <w:bookmarkStart w:id="112" w:name="_Toc99453273"/>
      <w:r>
        <w:lastRenderedPageBreak/>
        <w:t>3</w:t>
      </w:r>
      <w:r w:rsidR="0093650A" w:rsidRPr="008228A2">
        <w:t xml:space="preserve">. </w:t>
      </w:r>
      <w:r w:rsidR="002C5777">
        <w:t>Manage Account</w:t>
      </w:r>
      <w:bookmarkEnd w:id="112"/>
    </w:p>
    <w:p w14:paraId="4261384A" w14:textId="18A109C2" w:rsidR="0093650A" w:rsidRDefault="0093650A" w:rsidP="0093650A">
      <w:pPr>
        <w:ind w:firstLine="720"/>
        <w:rPr>
          <w:b/>
        </w:rPr>
      </w:pPr>
      <w:r>
        <w:rPr>
          <w:b/>
        </w:rPr>
        <w:t xml:space="preserve">a. </w:t>
      </w:r>
      <w:r w:rsidRPr="008228A2">
        <w:rPr>
          <w:b/>
        </w:rPr>
        <w:t xml:space="preserve"> Class Diagram: </w:t>
      </w:r>
    </w:p>
    <w:p w14:paraId="75001E6E" w14:textId="209C62B1" w:rsidR="00065F41" w:rsidRPr="008228A2" w:rsidRDefault="00065F41" w:rsidP="0093650A">
      <w:pPr>
        <w:ind w:firstLine="720"/>
        <w:rPr>
          <w:b/>
        </w:rPr>
      </w:pPr>
      <w:r>
        <w:rPr>
          <w:noProof/>
        </w:rPr>
        <w:drawing>
          <wp:inline distT="0" distB="0" distL="0" distR="0" wp14:anchorId="2A82D62D" wp14:editId="50D610EA">
            <wp:extent cx="5943600" cy="641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10325"/>
                    </a:xfrm>
                    <a:prstGeom prst="rect">
                      <a:avLst/>
                    </a:prstGeom>
                    <a:noFill/>
                    <a:ln>
                      <a:noFill/>
                    </a:ln>
                  </pic:spPr>
                </pic:pic>
              </a:graphicData>
            </a:graphic>
          </wp:inline>
        </w:drawing>
      </w:r>
    </w:p>
    <w:p w14:paraId="26B95430" w14:textId="77777777" w:rsidR="0093650A" w:rsidRPr="0091188A" w:rsidRDefault="0093650A" w:rsidP="0093650A"/>
    <w:p w14:paraId="2EDF7F18" w14:textId="2411BB43" w:rsidR="0093650A" w:rsidRPr="0091188A" w:rsidRDefault="002C5777" w:rsidP="0093650A">
      <w:pPr>
        <w:jc w:val="center"/>
        <w:rPr>
          <w:i/>
          <w:sz w:val="20"/>
          <w:szCs w:val="20"/>
        </w:rPr>
      </w:pPr>
      <w:r>
        <w:rPr>
          <w:i/>
          <w:sz w:val="20"/>
          <w:szCs w:val="20"/>
        </w:rPr>
        <w:t xml:space="preserve">Manage </w:t>
      </w:r>
      <w:proofErr w:type="spellStart"/>
      <w:r w:rsidR="008B7AEC">
        <w:rPr>
          <w:i/>
          <w:sz w:val="20"/>
          <w:szCs w:val="20"/>
        </w:rPr>
        <w:t>Account</w:t>
      </w:r>
      <w:r w:rsidR="0093650A" w:rsidRPr="0091188A">
        <w:rPr>
          <w:i/>
          <w:sz w:val="20"/>
          <w:szCs w:val="20"/>
        </w:rPr>
        <w:t>_Class</w:t>
      </w:r>
      <w:proofErr w:type="spellEnd"/>
      <w:r w:rsidR="0093650A" w:rsidRPr="0091188A">
        <w:rPr>
          <w:i/>
          <w:sz w:val="20"/>
          <w:szCs w:val="20"/>
        </w:rPr>
        <w:t xml:space="preserve"> Diagram</w:t>
      </w:r>
    </w:p>
    <w:p w14:paraId="4F1B8466" w14:textId="11236F7F" w:rsidR="0093650A" w:rsidRDefault="0093650A" w:rsidP="0093650A">
      <w:pPr>
        <w:rPr>
          <w:b/>
        </w:rPr>
      </w:pPr>
    </w:p>
    <w:p w14:paraId="17791236" w14:textId="64AB3666" w:rsidR="00065F41" w:rsidRDefault="00065F41" w:rsidP="0093650A">
      <w:pPr>
        <w:rPr>
          <w:b/>
        </w:rPr>
      </w:pPr>
    </w:p>
    <w:p w14:paraId="1752C997" w14:textId="77777777" w:rsidR="00065F41" w:rsidRPr="008228A2" w:rsidRDefault="00065F41" w:rsidP="0093650A">
      <w:pPr>
        <w:rPr>
          <w:b/>
        </w:rPr>
      </w:pPr>
    </w:p>
    <w:p w14:paraId="6DB31E3C" w14:textId="77777777" w:rsidR="0093650A" w:rsidRPr="0093650A" w:rsidRDefault="0093650A" w:rsidP="0093650A">
      <w:pPr>
        <w:pStyle w:val="ListParagraph"/>
        <w:numPr>
          <w:ilvl w:val="0"/>
          <w:numId w:val="16"/>
        </w:numPr>
        <w:rPr>
          <w:b/>
        </w:rPr>
      </w:pPr>
      <w:r w:rsidRPr="0093650A">
        <w:rPr>
          <w:b/>
        </w:rPr>
        <w:lastRenderedPageBreak/>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065F41" w:rsidRPr="00B04F78" w14:paraId="204EFC4E" w14:textId="77777777" w:rsidTr="00CC1761">
        <w:tc>
          <w:tcPr>
            <w:tcW w:w="567" w:type="dxa"/>
            <w:shd w:val="clear" w:color="auto" w:fill="BDD6EE" w:themeFill="accent1" w:themeFillTint="66"/>
          </w:tcPr>
          <w:p w14:paraId="519D0DCD" w14:textId="77777777" w:rsidR="00065F41" w:rsidRPr="00B04F78" w:rsidRDefault="00065F41" w:rsidP="00E34F68">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BDD6EE" w:themeFill="accent1" w:themeFillTint="66"/>
          </w:tcPr>
          <w:p w14:paraId="11275C06" w14:textId="77777777" w:rsidR="00065F41" w:rsidRPr="00B04F78" w:rsidRDefault="00065F41" w:rsidP="00E34F68">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2E0210E5" w14:textId="77777777" w:rsidR="00065F41" w:rsidRPr="00B04F78" w:rsidRDefault="00065F41" w:rsidP="00E34F68">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065F41" w:rsidRPr="00AF3B42" w14:paraId="1CFAF282" w14:textId="77777777" w:rsidTr="00E34F68">
        <w:tc>
          <w:tcPr>
            <w:tcW w:w="567" w:type="dxa"/>
          </w:tcPr>
          <w:p w14:paraId="7A1AAD4B" w14:textId="0BDCF041" w:rsidR="00065F41" w:rsidRPr="00AF3B42" w:rsidRDefault="00065F41" w:rsidP="00E34F68">
            <w:r>
              <w:t>1</w:t>
            </w:r>
          </w:p>
        </w:tc>
        <w:tc>
          <w:tcPr>
            <w:tcW w:w="2583" w:type="dxa"/>
          </w:tcPr>
          <w:p w14:paraId="6C771386" w14:textId="77777777" w:rsidR="00065F41" w:rsidRPr="00AF3B42" w:rsidRDefault="00065F41" w:rsidP="00E34F68">
            <w:proofErr w:type="spellStart"/>
            <w:proofErr w:type="gramStart"/>
            <w:r w:rsidRPr="00AF3B42">
              <w:t>isActiveStatus</w:t>
            </w:r>
            <w:proofErr w:type="spellEnd"/>
            <w:r w:rsidRPr="00AF3B42">
              <w:t>(</w:t>
            </w:r>
            <w:proofErr w:type="gramEnd"/>
            <w:r w:rsidRPr="00AF3B42">
              <w:t>)</w:t>
            </w:r>
          </w:p>
        </w:tc>
        <w:tc>
          <w:tcPr>
            <w:tcW w:w="5921" w:type="dxa"/>
          </w:tcPr>
          <w:p w14:paraId="2F34F07F" w14:textId="77777777" w:rsidR="00065F41" w:rsidRPr="00AF3B42" w:rsidRDefault="00065F41" w:rsidP="00E34F68">
            <w:r w:rsidRPr="00AF3B42">
              <w:t xml:space="preserve">Return value of attribute </w:t>
            </w:r>
            <w:proofErr w:type="spellStart"/>
            <w:r w:rsidRPr="00AF3B42">
              <w:t>activeStatus</w:t>
            </w:r>
            <w:proofErr w:type="spellEnd"/>
          </w:p>
        </w:tc>
      </w:tr>
      <w:tr w:rsidR="00065F41" w:rsidRPr="00AF3B42" w14:paraId="19E83AD3" w14:textId="77777777" w:rsidTr="00E34F68">
        <w:tc>
          <w:tcPr>
            <w:tcW w:w="567" w:type="dxa"/>
          </w:tcPr>
          <w:p w14:paraId="62362BCF" w14:textId="47E75B86" w:rsidR="00065F41" w:rsidRPr="00AF3B42" w:rsidRDefault="00065F41" w:rsidP="00E34F68">
            <w:r>
              <w:t>2</w:t>
            </w:r>
          </w:p>
        </w:tc>
        <w:tc>
          <w:tcPr>
            <w:tcW w:w="2583" w:type="dxa"/>
          </w:tcPr>
          <w:p w14:paraId="533B8215" w14:textId="77777777" w:rsidR="00065F41" w:rsidRPr="00AF3B42" w:rsidRDefault="00065F41" w:rsidP="00E34F68">
            <w:proofErr w:type="spellStart"/>
            <w:proofErr w:type="gramStart"/>
            <w:r w:rsidRPr="00AF3B42">
              <w:t>setActiveStatus</w:t>
            </w:r>
            <w:proofErr w:type="spellEnd"/>
            <w:r w:rsidRPr="00AF3B42">
              <w:t>(</w:t>
            </w:r>
            <w:proofErr w:type="gramEnd"/>
            <w:r w:rsidRPr="00AF3B42">
              <w:t>)</w:t>
            </w:r>
          </w:p>
        </w:tc>
        <w:tc>
          <w:tcPr>
            <w:tcW w:w="5921" w:type="dxa"/>
          </w:tcPr>
          <w:p w14:paraId="2CFA5053" w14:textId="77777777" w:rsidR="00065F41" w:rsidRPr="00AF3B42" w:rsidRDefault="00065F41" w:rsidP="00E34F68">
            <w:r w:rsidRPr="00AF3B42">
              <w:t xml:space="preserve">Set value to attribute </w:t>
            </w:r>
            <w:proofErr w:type="spellStart"/>
            <w:r w:rsidRPr="00AF3B42">
              <w:t>activeStatus</w:t>
            </w:r>
            <w:proofErr w:type="spellEnd"/>
          </w:p>
        </w:tc>
      </w:tr>
      <w:tr w:rsidR="00065F41" w:rsidRPr="00AF3B42" w14:paraId="0C9FDF70" w14:textId="77777777" w:rsidTr="00E34F68">
        <w:tc>
          <w:tcPr>
            <w:tcW w:w="567" w:type="dxa"/>
          </w:tcPr>
          <w:p w14:paraId="7D256CBE" w14:textId="004F33DB" w:rsidR="00065F41" w:rsidRPr="00AF3B42" w:rsidRDefault="00065F41" w:rsidP="00E34F68">
            <w:r>
              <w:t>3</w:t>
            </w:r>
          </w:p>
        </w:tc>
        <w:tc>
          <w:tcPr>
            <w:tcW w:w="2583" w:type="dxa"/>
          </w:tcPr>
          <w:p w14:paraId="1FC9A8CA" w14:textId="77777777" w:rsidR="00065F41" w:rsidRPr="00AF3B42" w:rsidRDefault="00065F41" w:rsidP="00E34F68">
            <w:proofErr w:type="gramStart"/>
            <w:r w:rsidRPr="00BA13F3">
              <w:t>Login</w:t>
            </w:r>
            <w:r>
              <w:t>(</w:t>
            </w:r>
            <w:proofErr w:type="gramEnd"/>
            <w:r>
              <w:t>User user)</w:t>
            </w:r>
          </w:p>
        </w:tc>
        <w:tc>
          <w:tcPr>
            <w:tcW w:w="5921" w:type="dxa"/>
          </w:tcPr>
          <w:p w14:paraId="165D194A" w14:textId="77777777" w:rsidR="00065F41" w:rsidRPr="00AF3B42" w:rsidRDefault="00065F41" w:rsidP="00E34F68">
            <w:r>
              <w:t>Get data from database then create and return User object</w:t>
            </w:r>
          </w:p>
        </w:tc>
      </w:tr>
      <w:tr w:rsidR="00065F41" w:rsidRPr="00AF3B42" w14:paraId="01DE43EC" w14:textId="77777777" w:rsidTr="00E34F68">
        <w:tc>
          <w:tcPr>
            <w:tcW w:w="567" w:type="dxa"/>
          </w:tcPr>
          <w:p w14:paraId="6C4B7DF6" w14:textId="003CC62C" w:rsidR="00065F41" w:rsidRPr="00AF3B42" w:rsidRDefault="00065F41" w:rsidP="00E34F68">
            <w:r>
              <w:t>4</w:t>
            </w:r>
          </w:p>
        </w:tc>
        <w:tc>
          <w:tcPr>
            <w:tcW w:w="2583" w:type="dxa"/>
          </w:tcPr>
          <w:p w14:paraId="272C4200" w14:textId="77777777" w:rsidR="00065F41" w:rsidRPr="00AF3B42" w:rsidRDefault="00065F41" w:rsidP="00E34F68">
            <w:proofErr w:type="spellStart"/>
            <w:proofErr w:type="gramStart"/>
            <w:r w:rsidRPr="00BC4838">
              <w:t>addUser</w:t>
            </w:r>
            <w:proofErr w:type="spellEnd"/>
            <w:r>
              <w:t>(</w:t>
            </w:r>
            <w:proofErr w:type="gramEnd"/>
            <w:r>
              <w:t>User user)</w:t>
            </w:r>
          </w:p>
        </w:tc>
        <w:tc>
          <w:tcPr>
            <w:tcW w:w="5921" w:type="dxa"/>
          </w:tcPr>
          <w:p w14:paraId="67ECC8BF" w14:textId="77777777" w:rsidR="00065F41" w:rsidRPr="00AF3B42" w:rsidRDefault="00065F41" w:rsidP="00E34F68">
            <w:r>
              <w:t>Add data object User to database</w:t>
            </w:r>
          </w:p>
        </w:tc>
      </w:tr>
      <w:tr w:rsidR="00065F41" w:rsidRPr="00884831" w14:paraId="3AA3C131" w14:textId="77777777" w:rsidTr="00E34F68">
        <w:tc>
          <w:tcPr>
            <w:tcW w:w="567" w:type="dxa"/>
          </w:tcPr>
          <w:p w14:paraId="46E063DD" w14:textId="148A482B" w:rsidR="00065F41" w:rsidRPr="00AF3B42" w:rsidRDefault="00065F41" w:rsidP="00E34F68">
            <w:r>
              <w:t>5</w:t>
            </w:r>
          </w:p>
        </w:tc>
        <w:tc>
          <w:tcPr>
            <w:tcW w:w="2583" w:type="dxa"/>
          </w:tcPr>
          <w:p w14:paraId="2963F8CB" w14:textId="77777777" w:rsidR="00065F41" w:rsidRPr="00AF3B42" w:rsidRDefault="00065F41" w:rsidP="00E34F68">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7B4C569D" w14:textId="77777777" w:rsidR="00065F41" w:rsidRPr="00884831" w:rsidRDefault="00065F41" w:rsidP="00E34F68">
            <w:r>
              <w:t xml:space="preserve">Update data column </w:t>
            </w:r>
            <w:proofErr w:type="spellStart"/>
            <w:r>
              <w:rPr>
                <w:i/>
              </w:rPr>
              <w:t>activeStatus</w:t>
            </w:r>
            <w:proofErr w:type="spellEnd"/>
            <w:r>
              <w:rPr>
                <w:i/>
              </w:rPr>
              <w:t xml:space="preserve"> </w:t>
            </w:r>
            <w:r>
              <w:t>of table Users</w:t>
            </w:r>
          </w:p>
        </w:tc>
      </w:tr>
      <w:tr w:rsidR="00065F41" w:rsidRPr="00AF3B42" w14:paraId="7FE2C2C6" w14:textId="77777777" w:rsidTr="00E34F68">
        <w:tc>
          <w:tcPr>
            <w:tcW w:w="567" w:type="dxa"/>
          </w:tcPr>
          <w:p w14:paraId="37374DE4" w14:textId="374654E0" w:rsidR="00065F41" w:rsidRPr="00AF3B42" w:rsidRDefault="00065F41" w:rsidP="00E34F68">
            <w:r>
              <w:t>6</w:t>
            </w:r>
          </w:p>
        </w:tc>
        <w:tc>
          <w:tcPr>
            <w:tcW w:w="2583" w:type="dxa"/>
          </w:tcPr>
          <w:p w14:paraId="5FB3FC8B" w14:textId="77777777" w:rsidR="00065F41" w:rsidRPr="00AF3B42" w:rsidRDefault="00065F41" w:rsidP="00E34F68">
            <w:proofErr w:type="spellStart"/>
            <w:r>
              <w:t>changePassword</w:t>
            </w:r>
            <w:proofErr w:type="spellEnd"/>
            <w:r>
              <w:t>(user)</w:t>
            </w:r>
          </w:p>
        </w:tc>
        <w:tc>
          <w:tcPr>
            <w:tcW w:w="5921" w:type="dxa"/>
          </w:tcPr>
          <w:p w14:paraId="16EC3CBC" w14:textId="77777777" w:rsidR="00065F41" w:rsidRPr="00AF3B42" w:rsidRDefault="00065F41" w:rsidP="00E34F68">
            <w:r>
              <w:t xml:space="preserve">Update data column </w:t>
            </w:r>
            <w:r>
              <w:rPr>
                <w:i/>
              </w:rPr>
              <w:t xml:space="preserve">password </w:t>
            </w:r>
            <w:r>
              <w:t>of table Users</w:t>
            </w:r>
          </w:p>
        </w:tc>
      </w:tr>
      <w:tr w:rsidR="00065F41" w:rsidRPr="00AF3B42" w14:paraId="0867E586" w14:textId="77777777" w:rsidTr="00E34F68">
        <w:tc>
          <w:tcPr>
            <w:tcW w:w="567" w:type="dxa"/>
          </w:tcPr>
          <w:p w14:paraId="395714E6" w14:textId="5E5D53A6" w:rsidR="00065F41" w:rsidRPr="00AF3B42" w:rsidRDefault="00065F41" w:rsidP="00E34F68">
            <w:r>
              <w:t>7</w:t>
            </w:r>
          </w:p>
        </w:tc>
        <w:tc>
          <w:tcPr>
            <w:tcW w:w="2583" w:type="dxa"/>
          </w:tcPr>
          <w:p w14:paraId="5CC995D8" w14:textId="77777777" w:rsidR="00065F41" w:rsidRPr="00AF3B42" w:rsidRDefault="00065F41" w:rsidP="00E34F68">
            <w:proofErr w:type="spellStart"/>
            <w:r>
              <w:t>updateUser</w:t>
            </w:r>
            <w:proofErr w:type="spellEnd"/>
            <w:r>
              <w:t>(user)</w:t>
            </w:r>
          </w:p>
        </w:tc>
        <w:tc>
          <w:tcPr>
            <w:tcW w:w="5921" w:type="dxa"/>
          </w:tcPr>
          <w:p w14:paraId="3C865496" w14:textId="77777777" w:rsidR="00065F41" w:rsidRPr="00AF3B42" w:rsidRDefault="00065F41" w:rsidP="00E34F68">
            <w:r>
              <w:t>Update data all column of table Users</w:t>
            </w:r>
          </w:p>
        </w:tc>
      </w:tr>
      <w:tr w:rsidR="00065F41" w14:paraId="00DA300A" w14:textId="77777777" w:rsidTr="00E34F68">
        <w:tc>
          <w:tcPr>
            <w:tcW w:w="567" w:type="dxa"/>
          </w:tcPr>
          <w:p w14:paraId="14DCEFCB" w14:textId="7EF83731" w:rsidR="00065F41" w:rsidRDefault="00065F41" w:rsidP="00E34F68">
            <w:r>
              <w:t>8</w:t>
            </w:r>
          </w:p>
        </w:tc>
        <w:tc>
          <w:tcPr>
            <w:tcW w:w="2583" w:type="dxa"/>
          </w:tcPr>
          <w:p w14:paraId="7AE7F55E" w14:textId="77777777" w:rsidR="00065F41" w:rsidRDefault="00065F41" w:rsidP="00E34F68">
            <w:proofErr w:type="spellStart"/>
            <w:proofErr w:type="gramStart"/>
            <w:r w:rsidRPr="009B101B">
              <w:t>getUsersList</w:t>
            </w:r>
            <w:proofErr w:type="spellEnd"/>
            <w:r>
              <w:t>(</w:t>
            </w:r>
            <w:proofErr w:type="gramEnd"/>
            <w:r>
              <w:t>)</w:t>
            </w:r>
          </w:p>
        </w:tc>
        <w:tc>
          <w:tcPr>
            <w:tcW w:w="5921" w:type="dxa"/>
          </w:tcPr>
          <w:p w14:paraId="2FBD00F3" w14:textId="77777777" w:rsidR="00065F41" w:rsidRDefault="00065F41" w:rsidP="00E34F68">
            <w:r>
              <w:t>Get all data from table User, create object User then return list User.</w:t>
            </w:r>
          </w:p>
        </w:tc>
      </w:tr>
      <w:tr w:rsidR="00065F41" w14:paraId="18045284" w14:textId="77777777" w:rsidTr="00E34F68">
        <w:tc>
          <w:tcPr>
            <w:tcW w:w="567" w:type="dxa"/>
          </w:tcPr>
          <w:p w14:paraId="4D71A73B" w14:textId="70E82024" w:rsidR="00065F41" w:rsidRDefault="00065F41" w:rsidP="00E34F68">
            <w:r>
              <w:t>9</w:t>
            </w:r>
          </w:p>
        </w:tc>
        <w:tc>
          <w:tcPr>
            <w:tcW w:w="2583" w:type="dxa"/>
          </w:tcPr>
          <w:p w14:paraId="1C2953BC" w14:textId="77777777" w:rsidR="00065F41" w:rsidRDefault="00065F41" w:rsidP="00E34F68">
            <w:proofErr w:type="spellStart"/>
            <w:r>
              <w:t>getIdFromUsername</w:t>
            </w:r>
            <w:proofErr w:type="spellEnd"/>
            <w:r>
              <w:t>(username)</w:t>
            </w:r>
          </w:p>
        </w:tc>
        <w:tc>
          <w:tcPr>
            <w:tcW w:w="5921" w:type="dxa"/>
          </w:tcPr>
          <w:p w14:paraId="787E154E" w14:textId="77777777" w:rsidR="00065F41" w:rsidRDefault="00065F41" w:rsidP="00E34F68">
            <w:r>
              <w:t>Return Id of username input.</w:t>
            </w:r>
          </w:p>
        </w:tc>
      </w:tr>
      <w:tr w:rsidR="00065F41" w14:paraId="351A15E7" w14:textId="77777777" w:rsidTr="00E34F68">
        <w:tc>
          <w:tcPr>
            <w:tcW w:w="567" w:type="dxa"/>
          </w:tcPr>
          <w:p w14:paraId="78DE4B1F" w14:textId="0872CE83" w:rsidR="00065F41" w:rsidRDefault="00065F41" w:rsidP="00E34F68">
            <w:r>
              <w:t>10</w:t>
            </w:r>
          </w:p>
        </w:tc>
        <w:tc>
          <w:tcPr>
            <w:tcW w:w="2583" w:type="dxa"/>
          </w:tcPr>
          <w:p w14:paraId="02F4D4CF" w14:textId="77777777" w:rsidR="00065F41" w:rsidRDefault="00065F41" w:rsidP="00E34F68">
            <w:proofErr w:type="spellStart"/>
            <w:proofErr w:type="gramStart"/>
            <w:r>
              <w:t>getUserFromId</w:t>
            </w:r>
            <w:proofErr w:type="spellEnd"/>
            <w:r>
              <w:t>(</w:t>
            </w:r>
            <w:proofErr w:type="gramEnd"/>
            <w:r>
              <w:t>Id)</w:t>
            </w:r>
          </w:p>
        </w:tc>
        <w:tc>
          <w:tcPr>
            <w:tcW w:w="5921" w:type="dxa"/>
          </w:tcPr>
          <w:p w14:paraId="0594B616" w14:textId="77777777" w:rsidR="00065F41" w:rsidRDefault="00065F41" w:rsidP="00E34F68">
            <w:r>
              <w:t>Return User have Id same with input Id.</w:t>
            </w:r>
          </w:p>
        </w:tc>
      </w:tr>
      <w:tr w:rsidR="00065F41" w14:paraId="3BEEAEEC" w14:textId="77777777" w:rsidTr="00E34F68">
        <w:tc>
          <w:tcPr>
            <w:tcW w:w="567" w:type="dxa"/>
          </w:tcPr>
          <w:p w14:paraId="44C71A52" w14:textId="1A9F5300" w:rsidR="00065F41" w:rsidRDefault="00065F41" w:rsidP="00E34F68">
            <w:r>
              <w:t>11</w:t>
            </w:r>
          </w:p>
        </w:tc>
        <w:tc>
          <w:tcPr>
            <w:tcW w:w="2583" w:type="dxa"/>
          </w:tcPr>
          <w:p w14:paraId="25499D76" w14:textId="77777777" w:rsidR="00065F41" w:rsidRDefault="00065F41" w:rsidP="00E34F68">
            <w:proofErr w:type="spellStart"/>
            <w:proofErr w:type="gramStart"/>
            <w:r>
              <w:t>getUserNameWithId</w:t>
            </w:r>
            <w:proofErr w:type="spellEnd"/>
            <w:r>
              <w:t>(</w:t>
            </w:r>
            <w:proofErr w:type="gramEnd"/>
            <w:r>
              <w:t>Id)</w:t>
            </w:r>
          </w:p>
        </w:tc>
        <w:tc>
          <w:tcPr>
            <w:tcW w:w="5921" w:type="dxa"/>
          </w:tcPr>
          <w:p w14:paraId="142A759C" w14:textId="77777777" w:rsidR="00065F41" w:rsidRDefault="00065F41" w:rsidP="00E34F68">
            <w:r>
              <w:t>Return username at object User have id same with input Id</w:t>
            </w:r>
          </w:p>
        </w:tc>
      </w:tr>
      <w:tr w:rsidR="00065F41" w14:paraId="3BFFC3A8" w14:textId="77777777" w:rsidTr="00E34F68">
        <w:tc>
          <w:tcPr>
            <w:tcW w:w="567" w:type="dxa"/>
          </w:tcPr>
          <w:p w14:paraId="4EB977FD" w14:textId="4001A798" w:rsidR="00065F41" w:rsidRDefault="00065F41" w:rsidP="00E34F68">
            <w:r>
              <w:t>12</w:t>
            </w:r>
          </w:p>
        </w:tc>
        <w:tc>
          <w:tcPr>
            <w:tcW w:w="2583" w:type="dxa"/>
          </w:tcPr>
          <w:p w14:paraId="3C3D0019" w14:textId="77777777" w:rsidR="00065F41" w:rsidRDefault="00065F41" w:rsidP="00E34F68">
            <w:proofErr w:type="spellStart"/>
            <w:r>
              <w:t>getWardIdByUserId</w:t>
            </w:r>
            <w:proofErr w:type="spellEnd"/>
            <w:r>
              <w:t>(</w:t>
            </w:r>
            <w:proofErr w:type="spellStart"/>
            <w:r>
              <w:t>userId</w:t>
            </w:r>
            <w:proofErr w:type="spellEnd"/>
            <w:r>
              <w:t>)</w:t>
            </w:r>
          </w:p>
        </w:tc>
        <w:tc>
          <w:tcPr>
            <w:tcW w:w="5921" w:type="dxa"/>
          </w:tcPr>
          <w:p w14:paraId="0B399B19" w14:textId="77777777" w:rsidR="00065F41" w:rsidRDefault="00065F41" w:rsidP="00E34F68">
            <w:r>
              <w:t>Return ward id belong to user.</w:t>
            </w:r>
          </w:p>
        </w:tc>
      </w:tr>
    </w:tbl>
    <w:p w14:paraId="037BB556" w14:textId="77777777" w:rsidR="0093650A" w:rsidRDefault="0093650A" w:rsidP="00323C28">
      <w:pPr>
        <w:pStyle w:val="ListParagraph"/>
        <w:ind w:left="-90"/>
      </w:pPr>
    </w:p>
    <w:p w14:paraId="3BE855EC" w14:textId="47555BB6" w:rsidR="0093650A" w:rsidRDefault="0093650A" w:rsidP="0093650A">
      <w:pPr>
        <w:pStyle w:val="ListParagraph"/>
        <w:numPr>
          <w:ilvl w:val="0"/>
          <w:numId w:val="16"/>
        </w:numPr>
        <w:rPr>
          <w:b/>
        </w:rPr>
      </w:pPr>
      <w:proofErr w:type="spellStart"/>
      <w:r w:rsidRPr="0093650A">
        <w:rPr>
          <w:b/>
        </w:rPr>
        <w:t>Sequense</w:t>
      </w:r>
      <w:proofErr w:type="spellEnd"/>
      <w:r w:rsidRPr="0093650A">
        <w:rPr>
          <w:b/>
        </w:rPr>
        <w:t xml:space="preserve"> Diagram</w:t>
      </w:r>
    </w:p>
    <w:p w14:paraId="30AC2332" w14:textId="06D1E247" w:rsidR="00C70704" w:rsidRPr="0093650A" w:rsidRDefault="00C70704" w:rsidP="00323C28">
      <w:pPr>
        <w:pStyle w:val="ListParagraph"/>
        <w:ind w:left="0"/>
        <w:rPr>
          <w:b/>
        </w:rPr>
      </w:pPr>
      <w:r>
        <w:rPr>
          <w:noProof/>
        </w:rPr>
        <w:drawing>
          <wp:inline distT="0" distB="0" distL="0" distR="0" wp14:anchorId="785B5E8C" wp14:editId="71F4BAAD">
            <wp:extent cx="5908869" cy="3409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5814" cy="3436401"/>
                    </a:xfrm>
                    <a:prstGeom prst="rect">
                      <a:avLst/>
                    </a:prstGeom>
                    <a:noFill/>
                    <a:ln>
                      <a:noFill/>
                    </a:ln>
                  </pic:spPr>
                </pic:pic>
              </a:graphicData>
            </a:graphic>
          </wp:inline>
        </w:drawing>
      </w:r>
    </w:p>
    <w:p w14:paraId="5B35029E" w14:textId="77777777" w:rsidR="0093650A" w:rsidRDefault="0093650A" w:rsidP="0093650A"/>
    <w:p w14:paraId="1BB256F8" w14:textId="53A3A09C" w:rsidR="0093650A" w:rsidRPr="0091188A" w:rsidRDefault="00C70704" w:rsidP="0093650A">
      <w:pPr>
        <w:jc w:val="center"/>
        <w:rPr>
          <w:i/>
          <w:sz w:val="20"/>
          <w:szCs w:val="20"/>
        </w:rPr>
      </w:pPr>
      <w:proofErr w:type="gramStart"/>
      <w:r>
        <w:rPr>
          <w:i/>
          <w:sz w:val="20"/>
          <w:szCs w:val="20"/>
        </w:rPr>
        <w:t xml:space="preserve">Manage </w:t>
      </w:r>
      <w:r w:rsidR="008B7AEC">
        <w:rPr>
          <w:i/>
          <w:sz w:val="20"/>
          <w:szCs w:val="20"/>
        </w:rPr>
        <w:t xml:space="preserve"> Account</w:t>
      </w:r>
      <w:proofErr w:type="gramEnd"/>
      <w:r w:rsidR="008B7AEC"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015A0499" w14:textId="0DF01C27" w:rsidR="0093650A" w:rsidRPr="008228A2" w:rsidRDefault="00B71F73" w:rsidP="002A5F9E">
      <w:pPr>
        <w:pStyle w:val="Heading2"/>
      </w:pPr>
      <w:bookmarkStart w:id="113" w:name="_Toc99453274"/>
      <w:r>
        <w:t>4</w:t>
      </w:r>
      <w:r w:rsidR="0093650A" w:rsidRPr="008228A2">
        <w:t xml:space="preserve">. </w:t>
      </w:r>
      <w:r w:rsidR="00596A14">
        <w:t>List News/ News Detail:</w:t>
      </w:r>
      <w:bookmarkEnd w:id="113"/>
    </w:p>
    <w:p w14:paraId="756F15A7" w14:textId="780EE5A3" w:rsidR="0093650A" w:rsidRPr="008228A2" w:rsidRDefault="0093650A" w:rsidP="0093650A">
      <w:pPr>
        <w:ind w:firstLine="720"/>
        <w:rPr>
          <w:b/>
        </w:rPr>
      </w:pPr>
      <w:r>
        <w:rPr>
          <w:b/>
        </w:rPr>
        <w:t xml:space="preserve">a. </w:t>
      </w:r>
      <w:r w:rsidRPr="008228A2">
        <w:rPr>
          <w:b/>
        </w:rPr>
        <w:t xml:space="preserve"> Class Diagram: </w:t>
      </w:r>
      <w:r w:rsidR="00DA4372" w:rsidRPr="008D1EF2">
        <w:rPr>
          <w:noProof/>
        </w:rPr>
        <w:drawing>
          <wp:inline distT="0" distB="0" distL="0" distR="0" wp14:anchorId="6E8C9A85" wp14:editId="76DEF476">
            <wp:extent cx="6152083" cy="4990898"/>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6123" cy="5018513"/>
                    </a:xfrm>
                    <a:prstGeom prst="rect">
                      <a:avLst/>
                    </a:prstGeom>
                  </pic:spPr>
                </pic:pic>
              </a:graphicData>
            </a:graphic>
          </wp:inline>
        </w:drawing>
      </w:r>
    </w:p>
    <w:p w14:paraId="419EB116" w14:textId="77777777" w:rsidR="0093650A" w:rsidRPr="0091188A" w:rsidRDefault="0093650A" w:rsidP="0093650A"/>
    <w:p w14:paraId="7FFC8350" w14:textId="2405BEB8" w:rsidR="0093650A" w:rsidRPr="0091188A" w:rsidRDefault="00596A14" w:rsidP="0093650A">
      <w:pPr>
        <w:jc w:val="center"/>
        <w:rPr>
          <w:i/>
          <w:sz w:val="20"/>
          <w:szCs w:val="20"/>
        </w:rPr>
      </w:pPr>
      <w:proofErr w:type="spellStart"/>
      <w:r>
        <w:rPr>
          <w:i/>
          <w:sz w:val="20"/>
          <w:szCs w:val="20"/>
        </w:rPr>
        <w:t>ListNews</w:t>
      </w:r>
      <w:proofErr w:type="spellEnd"/>
      <w:r>
        <w:rPr>
          <w:i/>
          <w:sz w:val="20"/>
          <w:szCs w:val="20"/>
        </w:rPr>
        <w:t>/</w:t>
      </w:r>
      <w:proofErr w:type="spellStart"/>
      <w:r>
        <w:rPr>
          <w:i/>
          <w:sz w:val="20"/>
          <w:szCs w:val="20"/>
        </w:rPr>
        <w:t>NewsDetail</w:t>
      </w:r>
      <w:r w:rsidR="0093650A" w:rsidRPr="0091188A">
        <w:rPr>
          <w:i/>
          <w:sz w:val="20"/>
          <w:szCs w:val="20"/>
        </w:rPr>
        <w:t>_Class</w:t>
      </w:r>
      <w:proofErr w:type="spellEnd"/>
      <w:r w:rsidR="0093650A" w:rsidRPr="0091188A">
        <w:rPr>
          <w:i/>
          <w:sz w:val="20"/>
          <w:szCs w:val="20"/>
        </w:rPr>
        <w:t xml:space="preserve"> Diagram</w:t>
      </w:r>
    </w:p>
    <w:p w14:paraId="15468A9A" w14:textId="77777777" w:rsidR="0093650A" w:rsidRPr="008228A2" w:rsidRDefault="0093650A" w:rsidP="0093650A">
      <w:pPr>
        <w:rPr>
          <w:b/>
        </w:rPr>
      </w:pPr>
    </w:p>
    <w:p w14:paraId="4E3FF735" w14:textId="77777777" w:rsidR="0093650A" w:rsidRPr="0093650A" w:rsidRDefault="0093650A" w:rsidP="0093650A">
      <w:pPr>
        <w:pStyle w:val="ListParagraph"/>
        <w:numPr>
          <w:ilvl w:val="0"/>
          <w:numId w:val="17"/>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DA4372" w:rsidRPr="00B04F78" w14:paraId="5FB87C45" w14:textId="77777777" w:rsidTr="00CC1761">
        <w:tc>
          <w:tcPr>
            <w:tcW w:w="567" w:type="dxa"/>
            <w:shd w:val="clear" w:color="auto" w:fill="BDD6EE" w:themeFill="accent1" w:themeFillTint="66"/>
          </w:tcPr>
          <w:p w14:paraId="541D17A9" w14:textId="77777777" w:rsidR="00DA4372" w:rsidRPr="00DA4372" w:rsidRDefault="00DA4372" w:rsidP="00DA4372">
            <w:pPr>
              <w:pStyle w:val="ListParagraph"/>
              <w:numPr>
                <w:ilvl w:val="0"/>
                <w:numId w:val="17"/>
              </w:numPr>
              <w:spacing w:after="0" w:line="240" w:lineRule="auto"/>
              <w:jc w:val="center"/>
              <w:rPr>
                <w:rFonts w:ascii="Calibri" w:eastAsia="Times New Roman" w:hAnsi="Calibri" w:cs="Calibri"/>
                <w:b/>
                <w:bCs/>
                <w:iCs/>
                <w:color w:val="000000"/>
                <w:lang w:val="en-GB" w:eastAsia="en-GB"/>
              </w:rPr>
            </w:pPr>
            <w:r w:rsidRPr="00DA4372">
              <w:rPr>
                <w:rFonts w:ascii="Calibri" w:eastAsia="Times New Roman" w:hAnsi="Calibri" w:cs="Calibri" w:hint="eastAsia"/>
                <w:b/>
                <w:bCs/>
                <w:iCs/>
                <w:color w:val="000000"/>
                <w:lang w:val="en-GB" w:eastAsia="en-GB"/>
              </w:rPr>
              <w:t>No</w:t>
            </w:r>
          </w:p>
        </w:tc>
        <w:tc>
          <w:tcPr>
            <w:tcW w:w="2127" w:type="dxa"/>
            <w:shd w:val="clear" w:color="auto" w:fill="BDD6EE" w:themeFill="accent1" w:themeFillTint="66"/>
          </w:tcPr>
          <w:p w14:paraId="7B21A0CF" w14:textId="77777777" w:rsidR="00DA4372" w:rsidRPr="00B04F78" w:rsidRDefault="00DA4372" w:rsidP="00E34F68">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BDD6EE" w:themeFill="accent1" w:themeFillTint="66"/>
          </w:tcPr>
          <w:p w14:paraId="54230D0D" w14:textId="77777777" w:rsidR="00DA4372" w:rsidRPr="00B04F78" w:rsidRDefault="00DA4372" w:rsidP="00E34F68">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DA4372" w14:paraId="47CDF781" w14:textId="77777777" w:rsidTr="00E34F68">
        <w:tc>
          <w:tcPr>
            <w:tcW w:w="567" w:type="dxa"/>
          </w:tcPr>
          <w:p w14:paraId="43844705" w14:textId="77777777" w:rsidR="00DA4372" w:rsidRPr="00542625" w:rsidRDefault="00DA4372" w:rsidP="00DA4372">
            <w:r w:rsidRPr="00542625">
              <w:rPr>
                <w:rFonts w:hint="eastAsia"/>
              </w:rPr>
              <w:t>01</w:t>
            </w:r>
          </w:p>
        </w:tc>
        <w:tc>
          <w:tcPr>
            <w:tcW w:w="2127" w:type="dxa"/>
          </w:tcPr>
          <w:p w14:paraId="44A5707E" w14:textId="77777777" w:rsidR="00DA4372" w:rsidRPr="00542625" w:rsidRDefault="00DA4372" w:rsidP="00DA4372">
            <w:proofErr w:type="spellStart"/>
            <w:proofErr w:type="gramStart"/>
            <w:r w:rsidRPr="008D1EF2">
              <w:t>getCateList</w:t>
            </w:r>
            <w:proofErr w:type="spellEnd"/>
            <w:r w:rsidRPr="008D1EF2">
              <w:t>(</w:t>
            </w:r>
            <w:proofErr w:type="gramEnd"/>
            <w:r w:rsidRPr="008D1EF2">
              <w:t>)</w:t>
            </w:r>
          </w:p>
        </w:tc>
        <w:tc>
          <w:tcPr>
            <w:tcW w:w="6377" w:type="dxa"/>
          </w:tcPr>
          <w:p w14:paraId="19D97E46" w14:textId="77777777" w:rsidR="00DA4372" w:rsidRPr="00542625" w:rsidRDefault="00DA4372" w:rsidP="00DA4372">
            <w:r>
              <w:t>Get List Category to add news by category</w:t>
            </w:r>
          </w:p>
        </w:tc>
      </w:tr>
      <w:tr w:rsidR="00DA4372" w14:paraId="63D8F50E" w14:textId="77777777" w:rsidTr="00E34F68">
        <w:tc>
          <w:tcPr>
            <w:tcW w:w="567" w:type="dxa"/>
          </w:tcPr>
          <w:p w14:paraId="439CF2EB" w14:textId="77777777" w:rsidR="00DA4372" w:rsidRPr="00542625" w:rsidRDefault="00DA4372" w:rsidP="00DA4372">
            <w:r>
              <w:t>02</w:t>
            </w:r>
          </w:p>
        </w:tc>
        <w:tc>
          <w:tcPr>
            <w:tcW w:w="2127" w:type="dxa"/>
          </w:tcPr>
          <w:p w14:paraId="77200027" w14:textId="77777777" w:rsidR="00DA4372" w:rsidRPr="00542625" w:rsidRDefault="00DA4372" w:rsidP="00DA4372">
            <w:proofErr w:type="spellStart"/>
            <w:proofErr w:type="gramStart"/>
            <w:r w:rsidRPr="00BE6A0E">
              <w:t>getCateName</w:t>
            </w:r>
            <w:proofErr w:type="spellEnd"/>
            <w:r w:rsidRPr="00BE6A0E">
              <w:t>(</w:t>
            </w:r>
            <w:proofErr w:type="gramEnd"/>
            <w:r w:rsidRPr="00BE6A0E">
              <w:t>int id)</w:t>
            </w:r>
          </w:p>
        </w:tc>
        <w:tc>
          <w:tcPr>
            <w:tcW w:w="6377" w:type="dxa"/>
          </w:tcPr>
          <w:p w14:paraId="21B2CFC1" w14:textId="77777777" w:rsidR="00DA4372" w:rsidRPr="00542625" w:rsidRDefault="00DA4372" w:rsidP="00DA4372">
            <w:r>
              <w:t xml:space="preserve">Get List Category to display to Search </w:t>
            </w:r>
            <w:proofErr w:type="spellStart"/>
            <w:r>
              <w:t>Combobox</w:t>
            </w:r>
            <w:proofErr w:type="spellEnd"/>
            <w:r>
              <w:t xml:space="preserve"> </w:t>
            </w:r>
          </w:p>
        </w:tc>
      </w:tr>
      <w:tr w:rsidR="00DA4372" w14:paraId="1075FAB7" w14:textId="77777777" w:rsidTr="00E34F68">
        <w:tc>
          <w:tcPr>
            <w:tcW w:w="567" w:type="dxa"/>
          </w:tcPr>
          <w:p w14:paraId="153E010A" w14:textId="77777777" w:rsidR="00DA4372" w:rsidRDefault="00DA4372" w:rsidP="00DA4372">
            <w:r>
              <w:t>03</w:t>
            </w:r>
          </w:p>
        </w:tc>
        <w:tc>
          <w:tcPr>
            <w:tcW w:w="2127" w:type="dxa"/>
          </w:tcPr>
          <w:p w14:paraId="06BAA624" w14:textId="77777777" w:rsidR="00DA4372" w:rsidRPr="00BE6A0E" w:rsidRDefault="00DA4372" w:rsidP="00DA4372">
            <w:proofErr w:type="spellStart"/>
            <w:proofErr w:type="gramStart"/>
            <w:r w:rsidRPr="007B4F3A">
              <w:t>getCateName</w:t>
            </w:r>
            <w:proofErr w:type="spellEnd"/>
            <w:r w:rsidRPr="007B4F3A">
              <w:t>(</w:t>
            </w:r>
            <w:proofErr w:type="gramEnd"/>
            <w:r w:rsidRPr="007B4F3A">
              <w:t>int id)</w:t>
            </w:r>
          </w:p>
        </w:tc>
        <w:tc>
          <w:tcPr>
            <w:tcW w:w="6377" w:type="dxa"/>
          </w:tcPr>
          <w:p w14:paraId="41846DD2" w14:textId="77777777" w:rsidR="00DA4372" w:rsidRDefault="00DA4372" w:rsidP="00DA4372">
            <w:r>
              <w:t xml:space="preserve">search by category which is </w:t>
            </w:r>
            <w:proofErr w:type="spellStart"/>
            <w:r>
              <w:t>choosen</w:t>
            </w:r>
            <w:proofErr w:type="spellEnd"/>
            <w:r>
              <w:t xml:space="preserve"> in </w:t>
            </w:r>
            <w:proofErr w:type="spellStart"/>
            <w:r>
              <w:t>Combobox</w:t>
            </w:r>
            <w:proofErr w:type="spellEnd"/>
          </w:p>
        </w:tc>
      </w:tr>
    </w:tbl>
    <w:p w14:paraId="192007C3" w14:textId="77777777" w:rsidR="00DA4372" w:rsidRDefault="00DA4372" w:rsidP="00DA4372"/>
    <w:p w14:paraId="4E60C56B" w14:textId="77777777" w:rsidR="00DA4372" w:rsidRPr="001E2F4C" w:rsidRDefault="00DA4372" w:rsidP="00DA4372">
      <w:pPr>
        <w:rPr>
          <w:color w:val="0000FF"/>
        </w:rPr>
      </w:pP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DA4372" w:rsidRPr="00B04F78" w14:paraId="6D6DE5DB" w14:textId="77777777" w:rsidTr="00CC1761">
        <w:tc>
          <w:tcPr>
            <w:tcW w:w="567" w:type="dxa"/>
            <w:shd w:val="clear" w:color="auto" w:fill="BDD6EE" w:themeFill="accent1" w:themeFillTint="66"/>
          </w:tcPr>
          <w:p w14:paraId="71828863" w14:textId="77777777" w:rsidR="00DA4372" w:rsidRPr="00B04F78" w:rsidRDefault="00DA4372" w:rsidP="00DA4372">
            <w:pPr>
              <w:rPr>
                <w:rFonts w:ascii="Calibri" w:eastAsia="Times New Roman" w:hAnsi="Calibri" w:cs="Calibri"/>
                <w:b/>
                <w:bCs/>
                <w:color w:val="000000"/>
                <w:lang w:val="en-GB" w:eastAsia="en-GB"/>
              </w:rPr>
            </w:pPr>
            <w:r w:rsidRPr="00B04F78">
              <w:rPr>
                <w:rFonts w:ascii="Calibri" w:eastAsia="Times New Roman" w:hAnsi="Calibri" w:cs="Calibri" w:hint="eastAsia"/>
                <w:b/>
                <w:bCs/>
                <w:color w:val="000000"/>
                <w:lang w:val="en-GB" w:eastAsia="en-GB"/>
              </w:rPr>
              <w:t>No</w:t>
            </w:r>
          </w:p>
        </w:tc>
        <w:tc>
          <w:tcPr>
            <w:tcW w:w="2127" w:type="dxa"/>
            <w:shd w:val="clear" w:color="auto" w:fill="BDD6EE" w:themeFill="accent1" w:themeFillTint="66"/>
          </w:tcPr>
          <w:p w14:paraId="37B73B19" w14:textId="77777777" w:rsidR="00DA4372" w:rsidRPr="00B04F78" w:rsidRDefault="00DA4372" w:rsidP="00DA4372">
            <w:pPr>
              <w:rPr>
                <w:rFonts w:ascii="Calibri" w:eastAsia="Times New Roman" w:hAnsi="Calibri" w:cs="Calibri"/>
                <w:b/>
                <w:bCs/>
                <w:color w:val="000000"/>
                <w:lang w:val="en-GB" w:eastAsia="en-GB"/>
              </w:rPr>
            </w:pPr>
            <w:r w:rsidRPr="00B04F78">
              <w:rPr>
                <w:rFonts w:ascii="Calibri" w:eastAsia="Times New Roman" w:hAnsi="Calibri" w:cs="Calibri" w:hint="eastAsia"/>
                <w:b/>
                <w:bCs/>
                <w:color w:val="000000"/>
                <w:lang w:val="en-GB" w:eastAsia="en-GB"/>
              </w:rPr>
              <w:t>Method</w:t>
            </w:r>
          </w:p>
        </w:tc>
        <w:tc>
          <w:tcPr>
            <w:tcW w:w="6377" w:type="dxa"/>
            <w:shd w:val="clear" w:color="auto" w:fill="BDD6EE" w:themeFill="accent1" w:themeFillTint="66"/>
          </w:tcPr>
          <w:p w14:paraId="0B62EEC0" w14:textId="77777777" w:rsidR="00DA4372" w:rsidRPr="00B04F78" w:rsidRDefault="00DA4372" w:rsidP="00DA4372">
            <w:pPr>
              <w:rPr>
                <w:rFonts w:ascii="Calibri" w:eastAsia="Times New Roman" w:hAnsi="Calibri" w:cs="Calibri"/>
                <w:b/>
                <w:bCs/>
                <w:color w:val="000000"/>
                <w:lang w:val="en-GB" w:eastAsia="en-GB"/>
              </w:rPr>
            </w:pPr>
            <w:r w:rsidRPr="00B04F78">
              <w:rPr>
                <w:rFonts w:ascii="Calibri" w:eastAsia="Times New Roman" w:hAnsi="Calibri" w:cs="Calibri" w:hint="eastAsia"/>
                <w:b/>
                <w:bCs/>
                <w:color w:val="000000"/>
                <w:lang w:val="en-GB" w:eastAsia="en-GB"/>
              </w:rPr>
              <w:t>Description</w:t>
            </w:r>
          </w:p>
        </w:tc>
      </w:tr>
      <w:tr w:rsidR="00DA4372" w14:paraId="585233D0" w14:textId="77777777" w:rsidTr="00E34F68">
        <w:tc>
          <w:tcPr>
            <w:tcW w:w="567" w:type="dxa"/>
          </w:tcPr>
          <w:p w14:paraId="2C1805E9" w14:textId="481A70EA" w:rsidR="00DA4372" w:rsidRPr="00542625" w:rsidRDefault="00DA4372" w:rsidP="00DA4372">
            <w:r w:rsidRPr="00542625">
              <w:rPr>
                <w:rFonts w:hint="eastAsia"/>
              </w:rPr>
              <w:t>0</w:t>
            </w:r>
            <w:r>
              <w:t>4</w:t>
            </w:r>
          </w:p>
        </w:tc>
        <w:tc>
          <w:tcPr>
            <w:tcW w:w="2127" w:type="dxa"/>
          </w:tcPr>
          <w:p w14:paraId="30A77F28" w14:textId="77777777" w:rsidR="00DA4372" w:rsidRPr="00542625" w:rsidRDefault="00DA4372" w:rsidP="00DA4372">
            <w:proofErr w:type="spellStart"/>
            <w:proofErr w:type="gramStart"/>
            <w:r w:rsidRPr="00F56B15">
              <w:t>getAllNews</w:t>
            </w:r>
            <w:proofErr w:type="spellEnd"/>
            <w:r w:rsidRPr="00F56B15">
              <w:t>(</w:t>
            </w:r>
            <w:proofErr w:type="gramEnd"/>
            <w:r w:rsidRPr="00F56B15">
              <w:t>)</w:t>
            </w:r>
          </w:p>
        </w:tc>
        <w:tc>
          <w:tcPr>
            <w:tcW w:w="6377" w:type="dxa"/>
          </w:tcPr>
          <w:p w14:paraId="24C5EE43" w14:textId="77777777" w:rsidR="00DA4372" w:rsidRPr="00542625" w:rsidRDefault="00DA4372" w:rsidP="00DA4372">
            <w:r>
              <w:t>Get all news to display to screen</w:t>
            </w:r>
          </w:p>
        </w:tc>
      </w:tr>
      <w:tr w:rsidR="00DA4372" w14:paraId="48E9B354" w14:textId="77777777" w:rsidTr="00E34F68">
        <w:tc>
          <w:tcPr>
            <w:tcW w:w="567" w:type="dxa"/>
          </w:tcPr>
          <w:p w14:paraId="649AAA99" w14:textId="4B756070" w:rsidR="00DA4372" w:rsidRPr="00542625" w:rsidRDefault="00DA4372" w:rsidP="00DA4372">
            <w:r>
              <w:t>05</w:t>
            </w:r>
          </w:p>
        </w:tc>
        <w:tc>
          <w:tcPr>
            <w:tcW w:w="2127" w:type="dxa"/>
          </w:tcPr>
          <w:p w14:paraId="1C8F88F9" w14:textId="77777777" w:rsidR="00DA4372" w:rsidRPr="00542625" w:rsidRDefault="00DA4372" w:rsidP="00DA4372">
            <w:proofErr w:type="spellStart"/>
            <w:proofErr w:type="gramStart"/>
            <w:r w:rsidRPr="00F56B15">
              <w:t>getNewsById</w:t>
            </w:r>
            <w:proofErr w:type="spellEnd"/>
            <w:r w:rsidRPr="00F56B15">
              <w:t>(</w:t>
            </w:r>
            <w:proofErr w:type="gramEnd"/>
            <w:r w:rsidRPr="00F56B15">
              <w:t>int id)</w:t>
            </w:r>
          </w:p>
        </w:tc>
        <w:tc>
          <w:tcPr>
            <w:tcW w:w="6377" w:type="dxa"/>
          </w:tcPr>
          <w:p w14:paraId="498686AF" w14:textId="77777777" w:rsidR="00DA4372" w:rsidRPr="00542625" w:rsidRDefault="00DA4372" w:rsidP="00DA4372">
            <w:r>
              <w:t xml:space="preserve">Get news by id in order to update or delete news or see news details by </w:t>
            </w:r>
            <w:proofErr w:type="spellStart"/>
            <w:r>
              <w:t>newsId</w:t>
            </w:r>
            <w:proofErr w:type="spellEnd"/>
          </w:p>
        </w:tc>
      </w:tr>
      <w:tr w:rsidR="00DA4372" w14:paraId="281EB2DE" w14:textId="77777777" w:rsidTr="00E34F68">
        <w:tc>
          <w:tcPr>
            <w:tcW w:w="567" w:type="dxa"/>
          </w:tcPr>
          <w:p w14:paraId="4891697E" w14:textId="652F61BA" w:rsidR="00DA4372" w:rsidRDefault="00DA4372" w:rsidP="00DA4372">
            <w:r>
              <w:t>06</w:t>
            </w:r>
          </w:p>
        </w:tc>
        <w:tc>
          <w:tcPr>
            <w:tcW w:w="2127" w:type="dxa"/>
          </w:tcPr>
          <w:p w14:paraId="0D88E7A9" w14:textId="77777777" w:rsidR="00DA4372" w:rsidRPr="00F56B15" w:rsidRDefault="00DA4372" w:rsidP="00DA4372">
            <w:proofErr w:type="spellStart"/>
            <w:proofErr w:type="gramStart"/>
            <w:r>
              <w:t>g</w:t>
            </w:r>
            <w:r w:rsidRPr="00F56B15">
              <w:t>etNewsListByCategoryId</w:t>
            </w:r>
            <w:proofErr w:type="spellEnd"/>
            <w:r w:rsidRPr="00F56B15">
              <w:t>(</w:t>
            </w:r>
            <w:proofErr w:type="gramEnd"/>
            <w:r w:rsidRPr="00F56B15">
              <w:t xml:space="preserve">int </w:t>
            </w:r>
            <w:proofErr w:type="spellStart"/>
            <w:r w:rsidRPr="00F56B15">
              <w:t>cateId</w:t>
            </w:r>
            <w:proofErr w:type="spellEnd"/>
            <w:r w:rsidRPr="00F56B15">
              <w:t>)</w:t>
            </w:r>
          </w:p>
        </w:tc>
        <w:tc>
          <w:tcPr>
            <w:tcW w:w="6377" w:type="dxa"/>
          </w:tcPr>
          <w:p w14:paraId="582BEC8D" w14:textId="77777777" w:rsidR="00DA4372" w:rsidRDefault="00DA4372" w:rsidP="00DA4372">
            <w:r>
              <w:t xml:space="preserve">Choose one Category which is shown in </w:t>
            </w:r>
            <w:proofErr w:type="spellStart"/>
            <w:r>
              <w:t>combobox</w:t>
            </w:r>
            <w:proofErr w:type="spellEnd"/>
            <w:r>
              <w:t xml:space="preserve">, this method is to displaying news which is belong to category that is </w:t>
            </w:r>
            <w:proofErr w:type="spellStart"/>
            <w:r>
              <w:t>choosen</w:t>
            </w:r>
            <w:proofErr w:type="spellEnd"/>
            <w:r>
              <w:t xml:space="preserve"> by user</w:t>
            </w:r>
          </w:p>
        </w:tc>
      </w:tr>
      <w:tr w:rsidR="00DA4372" w14:paraId="33E01619" w14:textId="77777777" w:rsidTr="00E34F68">
        <w:tc>
          <w:tcPr>
            <w:tcW w:w="567" w:type="dxa"/>
          </w:tcPr>
          <w:p w14:paraId="3CC0B9BA" w14:textId="51B4DA3A" w:rsidR="00DA4372" w:rsidRDefault="00DA4372" w:rsidP="00DA4372">
            <w:r>
              <w:t>07</w:t>
            </w:r>
          </w:p>
        </w:tc>
        <w:tc>
          <w:tcPr>
            <w:tcW w:w="2127" w:type="dxa"/>
          </w:tcPr>
          <w:p w14:paraId="48A1EE8F" w14:textId="77777777" w:rsidR="00DA4372" w:rsidRPr="00F56B15" w:rsidRDefault="00DA4372" w:rsidP="00DA4372">
            <w:proofErr w:type="spellStart"/>
            <w:proofErr w:type="gramStart"/>
            <w:r w:rsidRPr="005F77FE">
              <w:t>searchNews</w:t>
            </w:r>
            <w:proofErr w:type="spellEnd"/>
            <w:r w:rsidRPr="005F77FE">
              <w:t>(</w:t>
            </w:r>
            <w:proofErr w:type="gramEnd"/>
            <w:r w:rsidRPr="005F77FE">
              <w:t xml:space="preserve">String </w:t>
            </w:r>
            <w:proofErr w:type="spellStart"/>
            <w:r w:rsidRPr="005F77FE">
              <w:t>searchText</w:t>
            </w:r>
            <w:proofErr w:type="spellEnd"/>
            <w:r w:rsidRPr="005F77FE">
              <w:t xml:space="preserve">, int </w:t>
            </w:r>
            <w:proofErr w:type="spellStart"/>
            <w:r w:rsidRPr="005F77FE">
              <w:t>searchCate</w:t>
            </w:r>
            <w:proofErr w:type="spellEnd"/>
            <w:r w:rsidRPr="005F77FE">
              <w:t>)</w:t>
            </w:r>
          </w:p>
        </w:tc>
        <w:tc>
          <w:tcPr>
            <w:tcW w:w="6377" w:type="dxa"/>
          </w:tcPr>
          <w:p w14:paraId="0749C390" w14:textId="77777777" w:rsidR="00DA4372" w:rsidRDefault="00DA4372" w:rsidP="00DA4372">
            <w:r>
              <w:t>This method is to displaying news which is typed in the test box</w:t>
            </w:r>
          </w:p>
        </w:tc>
      </w:tr>
    </w:tbl>
    <w:p w14:paraId="36BC8C0F" w14:textId="77777777" w:rsidR="00DA4372" w:rsidRDefault="00DA4372" w:rsidP="00DA4372"/>
    <w:p w14:paraId="357D8F46" w14:textId="77777777" w:rsidR="0093650A" w:rsidRDefault="0093650A" w:rsidP="0093650A">
      <w:pPr>
        <w:pStyle w:val="ListParagraph"/>
      </w:pPr>
    </w:p>
    <w:p w14:paraId="2CEE4CE5" w14:textId="15E75487" w:rsidR="0093650A" w:rsidRPr="0057545A" w:rsidRDefault="0093650A" w:rsidP="0057545A">
      <w:pPr>
        <w:pStyle w:val="ListParagraph"/>
        <w:numPr>
          <w:ilvl w:val="0"/>
          <w:numId w:val="17"/>
        </w:numPr>
        <w:rPr>
          <w:b/>
        </w:rPr>
      </w:pPr>
      <w:proofErr w:type="spellStart"/>
      <w:r w:rsidRPr="0057545A">
        <w:rPr>
          <w:b/>
        </w:rPr>
        <w:t>Sequense</w:t>
      </w:r>
      <w:proofErr w:type="spellEnd"/>
      <w:r w:rsidRPr="0057545A">
        <w:rPr>
          <w:b/>
        </w:rPr>
        <w:t xml:space="preserve"> Diagram</w:t>
      </w:r>
    </w:p>
    <w:p w14:paraId="4D08A636" w14:textId="66A273A4" w:rsidR="0093650A" w:rsidRDefault="0057545A" w:rsidP="0057545A">
      <w:pPr>
        <w:ind w:left="720"/>
      </w:pPr>
      <w:r w:rsidRPr="000656EF">
        <w:rPr>
          <w:noProof/>
        </w:rPr>
        <w:drawing>
          <wp:inline distT="0" distB="0" distL="0" distR="0" wp14:anchorId="013B480D" wp14:editId="65E3B3CC">
            <wp:extent cx="5214223" cy="4183634"/>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2487" cy="4206311"/>
                    </a:xfrm>
                    <a:prstGeom prst="rect">
                      <a:avLst/>
                    </a:prstGeom>
                  </pic:spPr>
                </pic:pic>
              </a:graphicData>
            </a:graphic>
          </wp:inline>
        </w:drawing>
      </w:r>
    </w:p>
    <w:p w14:paraId="5FDD4839" w14:textId="6B759736" w:rsidR="0093650A" w:rsidRDefault="0057545A" w:rsidP="0057545A">
      <w:pPr>
        <w:jc w:val="center"/>
        <w:rPr>
          <w:i/>
          <w:sz w:val="20"/>
          <w:szCs w:val="20"/>
        </w:rPr>
      </w:pPr>
      <w:proofErr w:type="spellStart"/>
      <w:r>
        <w:rPr>
          <w:i/>
          <w:sz w:val="20"/>
          <w:szCs w:val="20"/>
        </w:rPr>
        <w:t>ListNews</w:t>
      </w:r>
      <w:proofErr w:type="spellEnd"/>
      <w:r>
        <w:rPr>
          <w:i/>
          <w:sz w:val="20"/>
          <w:szCs w:val="20"/>
        </w:rPr>
        <w:t>/</w:t>
      </w:r>
      <w:proofErr w:type="spellStart"/>
      <w:r>
        <w:rPr>
          <w:i/>
          <w:sz w:val="20"/>
          <w:szCs w:val="20"/>
        </w:rPr>
        <w:t>NewsDetail</w:t>
      </w:r>
      <w:r w:rsidR="0093650A" w:rsidRPr="0091188A">
        <w:rPr>
          <w:i/>
          <w:sz w:val="20"/>
          <w:szCs w:val="20"/>
        </w:rPr>
        <w:t>_</w:t>
      </w:r>
      <w:r w:rsidR="0093650A">
        <w:rPr>
          <w:i/>
          <w:sz w:val="20"/>
          <w:szCs w:val="20"/>
        </w:rPr>
        <w:t>Sequense</w:t>
      </w:r>
      <w:proofErr w:type="spellEnd"/>
      <w:r w:rsidR="0093650A" w:rsidRPr="0091188A">
        <w:rPr>
          <w:i/>
          <w:sz w:val="20"/>
          <w:szCs w:val="20"/>
        </w:rPr>
        <w:t xml:space="preserve"> Diagram</w:t>
      </w:r>
    </w:p>
    <w:p w14:paraId="1936E75C" w14:textId="6A5667E5" w:rsidR="0057545A" w:rsidRDefault="0057545A" w:rsidP="0057545A">
      <w:pPr>
        <w:jc w:val="center"/>
        <w:rPr>
          <w:i/>
          <w:sz w:val="20"/>
          <w:szCs w:val="20"/>
        </w:rPr>
      </w:pPr>
    </w:p>
    <w:p w14:paraId="0FDCB43B" w14:textId="77777777" w:rsidR="0057545A" w:rsidRPr="0091188A" w:rsidRDefault="0057545A" w:rsidP="0057545A">
      <w:pPr>
        <w:jc w:val="center"/>
        <w:rPr>
          <w:i/>
          <w:sz w:val="20"/>
          <w:szCs w:val="20"/>
        </w:rPr>
      </w:pPr>
    </w:p>
    <w:p w14:paraId="5A62889C" w14:textId="29CC20E3" w:rsidR="0093650A" w:rsidRPr="008228A2" w:rsidRDefault="00B71F73" w:rsidP="002A5F9E">
      <w:pPr>
        <w:pStyle w:val="Heading2"/>
      </w:pPr>
      <w:bookmarkStart w:id="114" w:name="_Toc99453275"/>
      <w:r>
        <w:lastRenderedPageBreak/>
        <w:t>5</w:t>
      </w:r>
      <w:r w:rsidR="0093650A" w:rsidRPr="008228A2">
        <w:t xml:space="preserve">. </w:t>
      </w:r>
      <w:del w:id="115" w:author="Nguyen Van Manh (FHN.JITS)" w:date="2022-03-29T13:03:00Z">
        <w:r w:rsidR="008B7AEC" w:rsidDel="006739DE">
          <w:delText>Edit Account</w:delText>
        </w:r>
      </w:del>
      <w:ins w:id="116" w:author="Nguyen Van Manh (FHN.JITS)" w:date="2022-03-29T13:03:00Z">
        <w:r w:rsidR="006739DE">
          <w:t>Manage News</w:t>
        </w:r>
      </w:ins>
      <w:bookmarkEnd w:id="114"/>
    </w:p>
    <w:p w14:paraId="111F9E78" w14:textId="77777777" w:rsidR="0093650A" w:rsidRPr="008228A2" w:rsidRDefault="0093650A" w:rsidP="0093650A">
      <w:pPr>
        <w:ind w:firstLine="720"/>
        <w:rPr>
          <w:b/>
        </w:rPr>
      </w:pPr>
      <w:r>
        <w:rPr>
          <w:b/>
        </w:rPr>
        <w:t xml:space="preserve">a. </w:t>
      </w:r>
      <w:r w:rsidRPr="008228A2">
        <w:rPr>
          <w:b/>
        </w:rPr>
        <w:t xml:space="preserve"> Class Diagram: </w:t>
      </w:r>
    </w:p>
    <w:p w14:paraId="050F1440" w14:textId="77777777" w:rsidR="0093650A" w:rsidRPr="0091188A" w:rsidRDefault="0093650A" w:rsidP="0093650A"/>
    <w:p w14:paraId="2E8886A3" w14:textId="4AAC6D78" w:rsidR="0093650A" w:rsidRPr="0091188A" w:rsidRDefault="008B7AEC" w:rsidP="0093650A">
      <w:pPr>
        <w:jc w:val="center"/>
        <w:rPr>
          <w:i/>
          <w:sz w:val="20"/>
          <w:szCs w:val="20"/>
        </w:rPr>
      </w:pPr>
      <w:del w:id="117" w:author="Nguyen Van Manh (FHN.JITS)" w:date="2022-03-29T13:04:00Z">
        <w:r w:rsidDel="006739DE">
          <w:rPr>
            <w:i/>
            <w:sz w:val="20"/>
            <w:szCs w:val="20"/>
          </w:rPr>
          <w:delText>Edit Account</w:delText>
        </w:r>
      </w:del>
      <w:ins w:id="118" w:author="Nguyen Van Manh (FHN.JITS)" w:date="2022-03-29T13:04:00Z">
        <w:r w:rsidR="006739DE">
          <w:rPr>
            <w:i/>
            <w:sz w:val="20"/>
            <w:szCs w:val="20"/>
          </w:rPr>
          <w:t xml:space="preserve">Manage </w:t>
        </w:r>
        <w:proofErr w:type="spellStart"/>
        <w:r w:rsidR="006739DE">
          <w:rPr>
            <w:i/>
            <w:sz w:val="20"/>
            <w:szCs w:val="20"/>
          </w:rPr>
          <w:t>News</w:t>
        </w:r>
      </w:ins>
      <w:r w:rsidR="0093650A" w:rsidRPr="0091188A">
        <w:rPr>
          <w:i/>
          <w:sz w:val="20"/>
          <w:szCs w:val="20"/>
        </w:rPr>
        <w:t>_Class</w:t>
      </w:r>
      <w:proofErr w:type="spellEnd"/>
      <w:r w:rsidR="0093650A" w:rsidRPr="0091188A">
        <w:rPr>
          <w:i/>
          <w:sz w:val="20"/>
          <w:szCs w:val="20"/>
        </w:rPr>
        <w:t xml:space="preserve"> Diagram</w:t>
      </w:r>
    </w:p>
    <w:p w14:paraId="46A1D536" w14:textId="77777777" w:rsidR="0093650A" w:rsidRPr="008228A2" w:rsidRDefault="0093650A" w:rsidP="0093650A">
      <w:pPr>
        <w:rPr>
          <w:b/>
        </w:rPr>
      </w:pPr>
    </w:p>
    <w:p w14:paraId="497D42B9" w14:textId="77777777" w:rsidR="0093650A" w:rsidRPr="0093650A" w:rsidRDefault="0093650A" w:rsidP="0093650A">
      <w:pPr>
        <w:pStyle w:val="ListParagraph"/>
        <w:numPr>
          <w:ilvl w:val="0"/>
          <w:numId w:val="18"/>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1D0107BB" w14:textId="77777777" w:rsidTr="00CC1761">
        <w:tc>
          <w:tcPr>
            <w:tcW w:w="567" w:type="dxa"/>
            <w:shd w:val="clear" w:color="auto" w:fill="BDD6EE" w:themeFill="accent1" w:themeFillTint="66"/>
          </w:tcPr>
          <w:p w14:paraId="65757F55"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BDD6EE" w:themeFill="accent1" w:themeFillTint="66"/>
          </w:tcPr>
          <w:p w14:paraId="67A2CEB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6BE0754D"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403326AA" w14:textId="77777777" w:rsidTr="0093650A">
        <w:tc>
          <w:tcPr>
            <w:tcW w:w="567" w:type="dxa"/>
          </w:tcPr>
          <w:p w14:paraId="4B92550B" w14:textId="77777777" w:rsidR="0093650A" w:rsidRPr="00AF3B42" w:rsidRDefault="0093650A" w:rsidP="0093650A">
            <w:r w:rsidRPr="00AF3B42">
              <w:rPr>
                <w:rFonts w:hint="eastAsia"/>
              </w:rPr>
              <w:t>01</w:t>
            </w:r>
          </w:p>
        </w:tc>
        <w:tc>
          <w:tcPr>
            <w:tcW w:w="2583" w:type="dxa"/>
          </w:tcPr>
          <w:p w14:paraId="47D5651B" w14:textId="77777777" w:rsidR="0093650A" w:rsidRPr="00AF3B42" w:rsidRDefault="0093650A" w:rsidP="0093650A">
            <w:proofErr w:type="gramStart"/>
            <w:r w:rsidRPr="00AF3B42">
              <w:t>User(</w:t>
            </w:r>
            <w:proofErr w:type="gramEnd"/>
            <w:r w:rsidRPr="00AF3B42">
              <w:t>)</w:t>
            </w:r>
          </w:p>
        </w:tc>
        <w:tc>
          <w:tcPr>
            <w:tcW w:w="5921" w:type="dxa"/>
          </w:tcPr>
          <w:p w14:paraId="60949C0A" w14:textId="77777777" w:rsidR="0093650A" w:rsidRPr="00AF3B42" w:rsidRDefault="0093650A" w:rsidP="0093650A">
            <w:proofErr w:type="spellStart"/>
            <w:r w:rsidRPr="00AF3B42">
              <w:t>Contructor</w:t>
            </w:r>
            <w:proofErr w:type="spellEnd"/>
            <w:r w:rsidRPr="00AF3B42">
              <w:t xml:space="preserve"> of object User.</w:t>
            </w:r>
          </w:p>
        </w:tc>
      </w:tr>
      <w:tr w:rsidR="0093650A" w:rsidRPr="00542625" w14:paraId="4D2425F3" w14:textId="77777777" w:rsidTr="0093650A">
        <w:tc>
          <w:tcPr>
            <w:tcW w:w="567" w:type="dxa"/>
          </w:tcPr>
          <w:p w14:paraId="055F2B57" w14:textId="77777777" w:rsidR="0093650A" w:rsidRPr="00AF3B42" w:rsidRDefault="0093650A" w:rsidP="0093650A">
            <w:r w:rsidRPr="00AF3B42">
              <w:t>02</w:t>
            </w:r>
          </w:p>
        </w:tc>
        <w:tc>
          <w:tcPr>
            <w:tcW w:w="2583" w:type="dxa"/>
          </w:tcPr>
          <w:p w14:paraId="2F0E6B71" w14:textId="77777777" w:rsidR="0093650A" w:rsidRPr="00AF3B42" w:rsidRDefault="0093650A" w:rsidP="0093650A">
            <w:proofErr w:type="spellStart"/>
            <w:proofErr w:type="gramStart"/>
            <w:r w:rsidRPr="00AF3B42">
              <w:t>getUserId</w:t>
            </w:r>
            <w:proofErr w:type="spellEnd"/>
            <w:r w:rsidRPr="00AF3B42">
              <w:t>(</w:t>
            </w:r>
            <w:proofErr w:type="gramEnd"/>
            <w:r w:rsidRPr="00AF3B42">
              <w:t>)</w:t>
            </w:r>
          </w:p>
        </w:tc>
        <w:tc>
          <w:tcPr>
            <w:tcW w:w="5921" w:type="dxa"/>
          </w:tcPr>
          <w:p w14:paraId="573CA8CA" w14:textId="77777777" w:rsidR="0093650A" w:rsidRPr="00AF3B42" w:rsidRDefault="0093650A" w:rsidP="0093650A">
            <w:r w:rsidRPr="00AF3B42">
              <w:t xml:space="preserve">Return value of attribute </w:t>
            </w:r>
            <w:proofErr w:type="spellStart"/>
            <w:r w:rsidRPr="00AF3B42">
              <w:t>userId</w:t>
            </w:r>
            <w:proofErr w:type="spellEnd"/>
            <w:r w:rsidRPr="00AF3B42">
              <w:t xml:space="preserve"> </w:t>
            </w:r>
          </w:p>
        </w:tc>
      </w:tr>
      <w:tr w:rsidR="0093650A" w:rsidRPr="00542625" w14:paraId="1191F5F7" w14:textId="77777777" w:rsidTr="0093650A">
        <w:tc>
          <w:tcPr>
            <w:tcW w:w="567" w:type="dxa"/>
          </w:tcPr>
          <w:p w14:paraId="7ED0A993" w14:textId="77777777" w:rsidR="0093650A" w:rsidRPr="00AF3B42" w:rsidRDefault="0093650A" w:rsidP="0093650A">
            <w:r w:rsidRPr="00AF3B42">
              <w:t>03</w:t>
            </w:r>
          </w:p>
        </w:tc>
        <w:tc>
          <w:tcPr>
            <w:tcW w:w="2583" w:type="dxa"/>
          </w:tcPr>
          <w:p w14:paraId="2606657D" w14:textId="77777777" w:rsidR="0093650A" w:rsidRPr="00AF3B42" w:rsidRDefault="0093650A" w:rsidP="0093650A">
            <w:proofErr w:type="spellStart"/>
            <w:proofErr w:type="gramStart"/>
            <w:r w:rsidRPr="00AF3B42">
              <w:t>setUserId</w:t>
            </w:r>
            <w:proofErr w:type="spellEnd"/>
            <w:r w:rsidRPr="00AF3B42">
              <w:t>(</w:t>
            </w:r>
            <w:proofErr w:type="gramEnd"/>
            <w:r w:rsidRPr="00AF3B42">
              <w:t>)</w:t>
            </w:r>
          </w:p>
        </w:tc>
        <w:tc>
          <w:tcPr>
            <w:tcW w:w="5921" w:type="dxa"/>
          </w:tcPr>
          <w:p w14:paraId="5E703444"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5E8544B5" w14:textId="77777777" w:rsidTr="0093650A">
        <w:tc>
          <w:tcPr>
            <w:tcW w:w="567" w:type="dxa"/>
          </w:tcPr>
          <w:p w14:paraId="2795AF5E" w14:textId="77777777" w:rsidR="0093650A" w:rsidRPr="00AF3B42" w:rsidRDefault="0093650A" w:rsidP="0093650A">
            <w:r w:rsidRPr="00AF3B42">
              <w:t>04</w:t>
            </w:r>
          </w:p>
        </w:tc>
        <w:tc>
          <w:tcPr>
            <w:tcW w:w="2583" w:type="dxa"/>
          </w:tcPr>
          <w:p w14:paraId="34756A30" w14:textId="77777777" w:rsidR="0093650A" w:rsidRPr="00AF3B42" w:rsidRDefault="0093650A" w:rsidP="0093650A">
            <w:proofErr w:type="spellStart"/>
            <w:proofErr w:type="gramStart"/>
            <w:r w:rsidRPr="00AF3B42">
              <w:t>getUsername</w:t>
            </w:r>
            <w:proofErr w:type="spellEnd"/>
            <w:r w:rsidRPr="00AF3B42">
              <w:t>(</w:t>
            </w:r>
            <w:proofErr w:type="gramEnd"/>
            <w:r w:rsidRPr="00AF3B42">
              <w:t>)</w:t>
            </w:r>
          </w:p>
        </w:tc>
        <w:tc>
          <w:tcPr>
            <w:tcW w:w="5921" w:type="dxa"/>
          </w:tcPr>
          <w:p w14:paraId="17778064" w14:textId="77777777" w:rsidR="0093650A" w:rsidRPr="00AF3B42" w:rsidRDefault="0093650A" w:rsidP="0093650A">
            <w:r w:rsidRPr="00AF3B42">
              <w:t xml:space="preserve">Return value of attribute </w:t>
            </w:r>
            <w:proofErr w:type="spellStart"/>
            <w:r w:rsidRPr="00AF3B42">
              <w:t>userId</w:t>
            </w:r>
            <w:proofErr w:type="spellEnd"/>
          </w:p>
        </w:tc>
      </w:tr>
      <w:tr w:rsidR="0093650A" w:rsidRPr="00542625" w14:paraId="4B56EFD4" w14:textId="77777777" w:rsidTr="0093650A">
        <w:tc>
          <w:tcPr>
            <w:tcW w:w="567" w:type="dxa"/>
          </w:tcPr>
          <w:p w14:paraId="39A9BF6D" w14:textId="77777777" w:rsidR="0093650A" w:rsidRPr="00AF3B42" w:rsidRDefault="0093650A" w:rsidP="0093650A">
            <w:r w:rsidRPr="00AF3B42">
              <w:t>05</w:t>
            </w:r>
          </w:p>
        </w:tc>
        <w:tc>
          <w:tcPr>
            <w:tcW w:w="2583" w:type="dxa"/>
          </w:tcPr>
          <w:p w14:paraId="4021931D" w14:textId="77777777" w:rsidR="0093650A" w:rsidRPr="00AF3B42" w:rsidRDefault="0093650A" w:rsidP="0093650A">
            <w:proofErr w:type="spellStart"/>
            <w:proofErr w:type="gramStart"/>
            <w:r w:rsidRPr="00AF3B42">
              <w:t>setUsername</w:t>
            </w:r>
            <w:proofErr w:type="spellEnd"/>
            <w:r w:rsidRPr="00AF3B42">
              <w:t>(</w:t>
            </w:r>
            <w:proofErr w:type="gramEnd"/>
            <w:r w:rsidRPr="00AF3B42">
              <w:t>)</w:t>
            </w:r>
          </w:p>
        </w:tc>
        <w:tc>
          <w:tcPr>
            <w:tcW w:w="5921" w:type="dxa"/>
          </w:tcPr>
          <w:p w14:paraId="63158332" w14:textId="77777777" w:rsidR="0093650A" w:rsidRPr="00AF3B42" w:rsidRDefault="0093650A" w:rsidP="0093650A">
            <w:r w:rsidRPr="00AF3B42">
              <w:t xml:space="preserve">Set value to attribute </w:t>
            </w:r>
            <w:proofErr w:type="spellStart"/>
            <w:r w:rsidRPr="00AF3B42">
              <w:t>userId</w:t>
            </w:r>
            <w:proofErr w:type="spellEnd"/>
          </w:p>
        </w:tc>
      </w:tr>
      <w:tr w:rsidR="0093650A" w:rsidRPr="00542625" w14:paraId="5E001692" w14:textId="77777777" w:rsidTr="0093650A">
        <w:tc>
          <w:tcPr>
            <w:tcW w:w="567" w:type="dxa"/>
          </w:tcPr>
          <w:p w14:paraId="613B699C" w14:textId="77777777" w:rsidR="0093650A" w:rsidRPr="00AF3B42" w:rsidRDefault="0093650A" w:rsidP="0093650A">
            <w:r w:rsidRPr="00AF3B42">
              <w:t>06</w:t>
            </w:r>
          </w:p>
        </w:tc>
        <w:tc>
          <w:tcPr>
            <w:tcW w:w="2583" w:type="dxa"/>
          </w:tcPr>
          <w:p w14:paraId="3F4F7E75" w14:textId="77777777" w:rsidR="0093650A" w:rsidRPr="00AF3B42" w:rsidRDefault="0093650A" w:rsidP="0093650A">
            <w:proofErr w:type="spellStart"/>
            <w:proofErr w:type="gramStart"/>
            <w:r w:rsidRPr="00AF3B42">
              <w:t>getPassword</w:t>
            </w:r>
            <w:proofErr w:type="spellEnd"/>
            <w:r w:rsidRPr="00AF3B42">
              <w:t>(</w:t>
            </w:r>
            <w:proofErr w:type="gramEnd"/>
            <w:r w:rsidRPr="00AF3B42">
              <w:t>)</w:t>
            </w:r>
          </w:p>
        </w:tc>
        <w:tc>
          <w:tcPr>
            <w:tcW w:w="5921" w:type="dxa"/>
          </w:tcPr>
          <w:p w14:paraId="67B320D9" w14:textId="77777777" w:rsidR="0093650A" w:rsidRPr="00AF3B42" w:rsidRDefault="0093650A" w:rsidP="0093650A">
            <w:r w:rsidRPr="00AF3B42">
              <w:t>Return attribute password</w:t>
            </w:r>
          </w:p>
        </w:tc>
      </w:tr>
      <w:tr w:rsidR="0093650A" w:rsidRPr="00542625" w14:paraId="6BB6CBE7" w14:textId="77777777" w:rsidTr="0093650A">
        <w:tc>
          <w:tcPr>
            <w:tcW w:w="567" w:type="dxa"/>
          </w:tcPr>
          <w:p w14:paraId="446ED4E7" w14:textId="77777777" w:rsidR="0093650A" w:rsidRPr="00AF3B42" w:rsidRDefault="0093650A" w:rsidP="0093650A">
            <w:r w:rsidRPr="00AF3B42">
              <w:t>07</w:t>
            </w:r>
          </w:p>
        </w:tc>
        <w:tc>
          <w:tcPr>
            <w:tcW w:w="2583" w:type="dxa"/>
          </w:tcPr>
          <w:p w14:paraId="6AEA710A" w14:textId="77777777" w:rsidR="0093650A" w:rsidRPr="00AF3B42" w:rsidRDefault="0093650A" w:rsidP="0093650A">
            <w:proofErr w:type="spellStart"/>
            <w:proofErr w:type="gramStart"/>
            <w:r w:rsidRPr="00AF3B42">
              <w:t>setPassword</w:t>
            </w:r>
            <w:proofErr w:type="spellEnd"/>
            <w:r w:rsidRPr="00AF3B42">
              <w:t>(</w:t>
            </w:r>
            <w:proofErr w:type="gramEnd"/>
            <w:r w:rsidRPr="00AF3B42">
              <w:t>)</w:t>
            </w:r>
          </w:p>
        </w:tc>
        <w:tc>
          <w:tcPr>
            <w:tcW w:w="5921" w:type="dxa"/>
          </w:tcPr>
          <w:p w14:paraId="3EFF85A4" w14:textId="77777777" w:rsidR="0093650A" w:rsidRPr="00AF3B42" w:rsidRDefault="0093650A" w:rsidP="0093650A">
            <w:r w:rsidRPr="00AF3B42">
              <w:t>Set value to attribute password</w:t>
            </w:r>
          </w:p>
        </w:tc>
      </w:tr>
      <w:tr w:rsidR="0093650A" w:rsidRPr="00542625" w14:paraId="27A71341" w14:textId="77777777" w:rsidTr="0093650A">
        <w:tc>
          <w:tcPr>
            <w:tcW w:w="567" w:type="dxa"/>
          </w:tcPr>
          <w:p w14:paraId="5EB94943" w14:textId="77777777" w:rsidR="0093650A" w:rsidRPr="00AF3B42" w:rsidRDefault="0093650A" w:rsidP="0093650A">
            <w:r w:rsidRPr="00AF3B42">
              <w:t>08</w:t>
            </w:r>
          </w:p>
        </w:tc>
        <w:tc>
          <w:tcPr>
            <w:tcW w:w="2583" w:type="dxa"/>
          </w:tcPr>
          <w:p w14:paraId="053C825C" w14:textId="77777777" w:rsidR="0093650A" w:rsidRPr="00AF3B42" w:rsidRDefault="0093650A" w:rsidP="0093650A">
            <w:proofErr w:type="spellStart"/>
            <w:proofErr w:type="gramStart"/>
            <w:r w:rsidRPr="00AF3B42">
              <w:t>getUserType</w:t>
            </w:r>
            <w:proofErr w:type="spellEnd"/>
            <w:r w:rsidRPr="00AF3B42">
              <w:t>(</w:t>
            </w:r>
            <w:proofErr w:type="gramEnd"/>
            <w:r w:rsidRPr="00AF3B42">
              <w:t>)</w:t>
            </w:r>
          </w:p>
        </w:tc>
        <w:tc>
          <w:tcPr>
            <w:tcW w:w="5921" w:type="dxa"/>
          </w:tcPr>
          <w:p w14:paraId="7D61AFED" w14:textId="77777777" w:rsidR="0093650A" w:rsidRPr="00AF3B42" w:rsidRDefault="0093650A" w:rsidP="0093650A">
            <w:r w:rsidRPr="00AF3B42">
              <w:t xml:space="preserve">Return value of attribute </w:t>
            </w:r>
            <w:proofErr w:type="spellStart"/>
            <w:r w:rsidRPr="00AF3B42">
              <w:t>userType</w:t>
            </w:r>
            <w:proofErr w:type="spellEnd"/>
          </w:p>
        </w:tc>
      </w:tr>
      <w:tr w:rsidR="0093650A" w:rsidRPr="00542625" w14:paraId="1F9D31EA" w14:textId="77777777" w:rsidTr="0093650A">
        <w:tc>
          <w:tcPr>
            <w:tcW w:w="567" w:type="dxa"/>
          </w:tcPr>
          <w:p w14:paraId="4F9A7DB4" w14:textId="77777777" w:rsidR="0093650A" w:rsidRPr="00AF3B42" w:rsidRDefault="0093650A" w:rsidP="0093650A">
            <w:r w:rsidRPr="00AF3B42">
              <w:t>09</w:t>
            </w:r>
          </w:p>
        </w:tc>
        <w:tc>
          <w:tcPr>
            <w:tcW w:w="2583" w:type="dxa"/>
          </w:tcPr>
          <w:p w14:paraId="74D53B1A" w14:textId="77777777" w:rsidR="0093650A" w:rsidRPr="00AF3B42" w:rsidRDefault="0093650A" w:rsidP="0093650A">
            <w:proofErr w:type="spellStart"/>
            <w:r w:rsidRPr="00AF3B42">
              <w:t>setUserType</w:t>
            </w:r>
            <w:proofErr w:type="spellEnd"/>
            <w:r w:rsidRPr="00AF3B42">
              <w:t xml:space="preserve"> ()</w:t>
            </w:r>
          </w:p>
        </w:tc>
        <w:tc>
          <w:tcPr>
            <w:tcW w:w="5921" w:type="dxa"/>
          </w:tcPr>
          <w:p w14:paraId="3349570C" w14:textId="77777777" w:rsidR="0093650A" w:rsidRPr="00AF3B42" w:rsidRDefault="0093650A" w:rsidP="0093650A">
            <w:r w:rsidRPr="00AF3B42">
              <w:t xml:space="preserve">Set value to attribute </w:t>
            </w:r>
            <w:proofErr w:type="spellStart"/>
            <w:r w:rsidRPr="00AF3B42">
              <w:t>userType</w:t>
            </w:r>
            <w:proofErr w:type="spellEnd"/>
          </w:p>
        </w:tc>
      </w:tr>
      <w:tr w:rsidR="0093650A" w:rsidRPr="00542625" w14:paraId="74A94EED" w14:textId="77777777" w:rsidTr="0093650A">
        <w:tc>
          <w:tcPr>
            <w:tcW w:w="567" w:type="dxa"/>
          </w:tcPr>
          <w:p w14:paraId="6C90AD94" w14:textId="77777777" w:rsidR="0093650A" w:rsidRPr="00AF3B42" w:rsidRDefault="0093650A" w:rsidP="0093650A">
            <w:r w:rsidRPr="00AF3B42">
              <w:t>10</w:t>
            </w:r>
          </w:p>
        </w:tc>
        <w:tc>
          <w:tcPr>
            <w:tcW w:w="2583" w:type="dxa"/>
          </w:tcPr>
          <w:p w14:paraId="0560033A" w14:textId="77777777" w:rsidR="0093650A" w:rsidRPr="00AF3B42" w:rsidRDefault="0093650A" w:rsidP="0093650A">
            <w:proofErr w:type="spellStart"/>
            <w:proofErr w:type="gramStart"/>
            <w:r w:rsidRPr="00AF3B42">
              <w:t>isActiveStatus</w:t>
            </w:r>
            <w:proofErr w:type="spellEnd"/>
            <w:r w:rsidRPr="00AF3B42">
              <w:t>(</w:t>
            </w:r>
            <w:proofErr w:type="gramEnd"/>
            <w:r w:rsidRPr="00AF3B42">
              <w:t>)</w:t>
            </w:r>
          </w:p>
        </w:tc>
        <w:tc>
          <w:tcPr>
            <w:tcW w:w="5921" w:type="dxa"/>
          </w:tcPr>
          <w:p w14:paraId="4F68704E" w14:textId="77777777" w:rsidR="0093650A" w:rsidRPr="00AF3B42" w:rsidRDefault="0093650A" w:rsidP="0093650A">
            <w:r w:rsidRPr="00AF3B42">
              <w:t xml:space="preserve">Return value of attribute </w:t>
            </w:r>
            <w:proofErr w:type="spellStart"/>
            <w:r w:rsidRPr="00AF3B42">
              <w:t>activeStatus</w:t>
            </w:r>
            <w:proofErr w:type="spellEnd"/>
          </w:p>
        </w:tc>
      </w:tr>
      <w:tr w:rsidR="0093650A" w:rsidRPr="00542625" w14:paraId="23545BB1" w14:textId="77777777" w:rsidTr="0093650A">
        <w:tc>
          <w:tcPr>
            <w:tcW w:w="567" w:type="dxa"/>
          </w:tcPr>
          <w:p w14:paraId="1E45DE33" w14:textId="77777777" w:rsidR="0093650A" w:rsidRPr="00AF3B42" w:rsidRDefault="0093650A" w:rsidP="0093650A">
            <w:r w:rsidRPr="00AF3B42">
              <w:t>11</w:t>
            </w:r>
          </w:p>
        </w:tc>
        <w:tc>
          <w:tcPr>
            <w:tcW w:w="2583" w:type="dxa"/>
          </w:tcPr>
          <w:p w14:paraId="796A06FE" w14:textId="77777777" w:rsidR="0093650A" w:rsidRPr="00AF3B42" w:rsidRDefault="0093650A" w:rsidP="0093650A">
            <w:proofErr w:type="spellStart"/>
            <w:proofErr w:type="gramStart"/>
            <w:r w:rsidRPr="00AF3B42">
              <w:t>setActiveStatus</w:t>
            </w:r>
            <w:proofErr w:type="spellEnd"/>
            <w:r w:rsidRPr="00AF3B42">
              <w:t>(</w:t>
            </w:r>
            <w:proofErr w:type="gramEnd"/>
            <w:r w:rsidRPr="00AF3B42">
              <w:t>)</w:t>
            </w:r>
          </w:p>
        </w:tc>
        <w:tc>
          <w:tcPr>
            <w:tcW w:w="5921" w:type="dxa"/>
          </w:tcPr>
          <w:p w14:paraId="739B2E83" w14:textId="77777777" w:rsidR="0093650A" w:rsidRPr="00AF3B42" w:rsidRDefault="0093650A" w:rsidP="0093650A">
            <w:r w:rsidRPr="00AF3B42">
              <w:t xml:space="preserve">Set value to attribute </w:t>
            </w:r>
            <w:proofErr w:type="spellStart"/>
            <w:r w:rsidRPr="00AF3B42">
              <w:t>activeStatus</w:t>
            </w:r>
            <w:proofErr w:type="spellEnd"/>
          </w:p>
        </w:tc>
      </w:tr>
      <w:tr w:rsidR="0093650A" w:rsidRPr="00542625" w14:paraId="2A607790" w14:textId="77777777" w:rsidTr="0093650A">
        <w:tc>
          <w:tcPr>
            <w:tcW w:w="567" w:type="dxa"/>
          </w:tcPr>
          <w:p w14:paraId="764E51C4" w14:textId="77777777" w:rsidR="0093650A" w:rsidRPr="00AF3B42" w:rsidRDefault="0093650A" w:rsidP="0093650A">
            <w:r>
              <w:t>12</w:t>
            </w:r>
          </w:p>
        </w:tc>
        <w:tc>
          <w:tcPr>
            <w:tcW w:w="2583" w:type="dxa"/>
          </w:tcPr>
          <w:p w14:paraId="35A3BC72" w14:textId="77777777" w:rsidR="0093650A" w:rsidRPr="00AF3B42" w:rsidRDefault="0093650A" w:rsidP="0093650A">
            <w:proofErr w:type="gramStart"/>
            <w:r w:rsidRPr="00BA13F3">
              <w:t>Login</w:t>
            </w:r>
            <w:r>
              <w:t>(</w:t>
            </w:r>
            <w:proofErr w:type="gramEnd"/>
            <w:r>
              <w:t>User user)</w:t>
            </w:r>
          </w:p>
        </w:tc>
        <w:tc>
          <w:tcPr>
            <w:tcW w:w="5921" w:type="dxa"/>
          </w:tcPr>
          <w:p w14:paraId="65813F26" w14:textId="77777777" w:rsidR="0093650A" w:rsidRPr="00AF3B42" w:rsidRDefault="0093650A" w:rsidP="0093650A">
            <w:r>
              <w:t>Get data from database then create and return User object</w:t>
            </w:r>
          </w:p>
        </w:tc>
      </w:tr>
      <w:tr w:rsidR="0093650A" w:rsidRPr="00542625" w14:paraId="39772351" w14:textId="77777777" w:rsidTr="0093650A">
        <w:tc>
          <w:tcPr>
            <w:tcW w:w="567" w:type="dxa"/>
          </w:tcPr>
          <w:p w14:paraId="51D79239" w14:textId="77777777" w:rsidR="0093650A" w:rsidRPr="00AF3B42" w:rsidRDefault="0093650A" w:rsidP="0093650A">
            <w:r>
              <w:t>13</w:t>
            </w:r>
          </w:p>
        </w:tc>
        <w:tc>
          <w:tcPr>
            <w:tcW w:w="2583" w:type="dxa"/>
          </w:tcPr>
          <w:p w14:paraId="5611766A" w14:textId="77777777" w:rsidR="0093650A" w:rsidRPr="00AF3B42" w:rsidRDefault="0093650A" w:rsidP="0093650A">
            <w:proofErr w:type="spellStart"/>
            <w:proofErr w:type="gramStart"/>
            <w:r w:rsidRPr="00BC4838">
              <w:t>addUser</w:t>
            </w:r>
            <w:proofErr w:type="spellEnd"/>
            <w:r>
              <w:t>(</w:t>
            </w:r>
            <w:proofErr w:type="gramEnd"/>
            <w:r>
              <w:t>User user)</w:t>
            </w:r>
          </w:p>
        </w:tc>
        <w:tc>
          <w:tcPr>
            <w:tcW w:w="5921" w:type="dxa"/>
          </w:tcPr>
          <w:p w14:paraId="76F894F3" w14:textId="77777777" w:rsidR="0093650A" w:rsidRPr="00AF3B42" w:rsidRDefault="0093650A" w:rsidP="0093650A">
            <w:r>
              <w:t>Add data object User to database</w:t>
            </w:r>
          </w:p>
        </w:tc>
      </w:tr>
      <w:tr w:rsidR="0093650A" w:rsidRPr="00542625" w14:paraId="3E30048B" w14:textId="77777777" w:rsidTr="0093650A">
        <w:tc>
          <w:tcPr>
            <w:tcW w:w="567" w:type="dxa"/>
          </w:tcPr>
          <w:p w14:paraId="2A92A9C7" w14:textId="77777777" w:rsidR="0093650A" w:rsidRPr="00AF3B42" w:rsidRDefault="0093650A" w:rsidP="0093650A">
            <w:r>
              <w:t>14</w:t>
            </w:r>
          </w:p>
        </w:tc>
        <w:tc>
          <w:tcPr>
            <w:tcW w:w="2583" w:type="dxa"/>
          </w:tcPr>
          <w:p w14:paraId="5787F87B" w14:textId="77777777" w:rsidR="0093650A" w:rsidRPr="00AF3B42" w:rsidRDefault="0093650A" w:rsidP="0093650A">
            <w:proofErr w:type="spellStart"/>
            <w:proofErr w:type="gramStart"/>
            <w:r w:rsidRPr="00D102DD">
              <w:t>ChangeUserStatus</w:t>
            </w:r>
            <w:proofErr w:type="spellEnd"/>
            <w:r>
              <w:t>(</w:t>
            </w:r>
            <w:proofErr w:type="spellStart"/>
            <w:proofErr w:type="gramEnd"/>
            <w:r>
              <w:t>userId</w:t>
            </w:r>
            <w:proofErr w:type="spellEnd"/>
            <w:r>
              <w:t xml:space="preserve">, </w:t>
            </w:r>
            <w:proofErr w:type="spellStart"/>
            <w:r>
              <w:t>activeFlag</w:t>
            </w:r>
            <w:proofErr w:type="spellEnd"/>
            <w:r>
              <w:t>)</w:t>
            </w:r>
          </w:p>
        </w:tc>
        <w:tc>
          <w:tcPr>
            <w:tcW w:w="5921" w:type="dxa"/>
          </w:tcPr>
          <w:p w14:paraId="16546193" w14:textId="77777777" w:rsidR="0093650A" w:rsidRPr="00884831" w:rsidRDefault="0093650A" w:rsidP="0093650A">
            <w:r>
              <w:t xml:space="preserve">Update data column </w:t>
            </w:r>
            <w:proofErr w:type="spellStart"/>
            <w:r>
              <w:rPr>
                <w:i/>
              </w:rPr>
              <w:t>activeStatus</w:t>
            </w:r>
            <w:proofErr w:type="spellEnd"/>
            <w:r>
              <w:rPr>
                <w:i/>
              </w:rPr>
              <w:t xml:space="preserve"> </w:t>
            </w:r>
            <w:r>
              <w:t>of table Users</w:t>
            </w:r>
          </w:p>
        </w:tc>
      </w:tr>
      <w:tr w:rsidR="0093650A" w:rsidRPr="00542625" w14:paraId="170761C1" w14:textId="77777777" w:rsidTr="0093650A">
        <w:tc>
          <w:tcPr>
            <w:tcW w:w="567" w:type="dxa"/>
          </w:tcPr>
          <w:p w14:paraId="532B0E8E" w14:textId="77777777" w:rsidR="0093650A" w:rsidRPr="00AF3B42" w:rsidRDefault="0093650A" w:rsidP="0093650A">
            <w:r>
              <w:t>15</w:t>
            </w:r>
          </w:p>
        </w:tc>
        <w:tc>
          <w:tcPr>
            <w:tcW w:w="2583" w:type="dxa"/>
          </w:tcPr>
          <w:p w14:paraId="35DA310F" w14:textId="77777777" w:rsidR="0093650A" w:rsidRPr="00AF3B42" w:rsidRDefault="0093650A" w:rsidP="0093650A">
            <w:proofErr w:type="spellStart"/>
            <w:r>
              <w:t>changePassword</w:t>
            </w:r>
            <w:proofErr w:type="spellEnd"/>
            <w:r>
              <w:t>(user)</w:t>
            </w:r>
          </w:p>
        </w:tc>
        <w:tc>
          <w:tcPr>
            <w:tcW w:w="5921" w:type="dxa"/>
          </w:tcPr>
          <w:p w14:paraId="0E98CD44" w14:textId="77777777" w:rsidR="0093650A" w:rsidRPr="00AF3B42" w:rsidRDefault="0093650A" w:rsidP="0093650A">
            <w:r>
              <w:t xml:space="preserve">Update data column </w:t>
            </w:r>
            <w:r>
              <w:rPr>
                <w:i/>
              </w:rPr>
              <w:t xml:space="preserve">password </w:t>
            </w:r>
            <w:r>
              <w:t>of table Users</w:t>
            </w:r>
          </w:p>
        </w:tc>
      </w:tr>
      <w:tr w:rsidR="0093650A" w:rsidRPr="00542625" w14:paraId="04E834C4" w14:textId="77777777" w:rsidTr="0093650A">
        <w:tc>
          <w:tcPr>
            <w:tcW w:w="567" w:type="dxa"/>
          </w:tcPr>
          <w:p w14:paraId="113DD77F" w14:textId="77777777" w:rsidR="0093650A" w:rsidRPr="00AF3B42" w:rsidRDefault="0093650A" w:rsidP="0093650A">
            <w:r>
              <w:t>16</w:t>
            </w:r>
          </w:p>
        </w:tc>
        <w:tc>
          <w:tcPr>
            <w:tcW w:w="2583" w:type="dxa"/>
          </w:tcPr>
          <w:p w14:paraId="0C80E753" w14:textId="77777777" w:rsidR="0093650A" w:rsidRPr="00AF3B42" w:rsidRDefault="0093650A" w:rsidP="0093650A">
            <w:proofErr w:type="spellStart"/>
            <w:r>
              <w:t>updateUser</w:t>
            </w:r>
            <w:proofErr w:type="spellEnd"/>
            <w:r>
              <w:t>(user)</w:t>
            </w:r>
          </w:p>
        </w:tc>
        <w:tc>
          <w:tcPr>
            <w:tcW w:w="5921" w:type="dxa"/>
          </w:tcPr>
          <w:p w14:paraId="483719DE" w14:textId="77777777" w:rsidR="0093650A" w:rsidRPr="00AF3B42" w:rsidRDefault="0093650A" w:rsidP="0093650A">
            <w:r>
              <w:t>Update data all column of table Users</w:t>
            </w:r>
          </w:p>
        </w:tc>
      </w:tr>
      <w:tr w:rsidR="0093650A" w:rsidRPr="00542625" w14:paraId="656BF005" w14:textId="77777777" w:rsidTr="0093650A">
        <w:tc>
          <w:tcPr>
            <w:tcW w:w="567" w:type="dxa"/>
          </w:tcPr>
          <w:p w14:paraId="5B3CF1E2" w14:textId="77777777" w:rsidR="0093650A" w:rsidRDefault="0093650A" w:rsidP="0093650A">
            <w:r>
              <w:t>17</w:t>
            </w:r>
          </w:p>
        </w:tc>
        <w:tc>
          <w:tcPr>
            <w:tcW w:w="2583" w:type="dxa"/>
          </w:tcPr>
          <w:p w14:paraId="4C184B29" w14:textId="77777777" w:rsidR="0093650A" w:rsidRDefault="0093650A" w:rsidP="0093650A">
            <w:proofErr w:type="spellStart"/>
            <w:proofErr w:type="gramStart"/>
            <w:r w:rsidRPr="009B101B">
              <w:t>getUsersList</w:t>
            </w:r>
            <w:proofErr w:type="spellEnd"/>
            <w:r>
              <w:t>(</w:t>
            </w:r>
            <w:proofErr w:type="gramEnd"/>
            <w:r>
              <w:t>)</w:t>
            </w:r>
          </w:p>
        </w:tc>
        <w:tc>
          <w:tcPr>
            <w:tcW w:w="5921" w:type="dxa"/>
          </w:tcPr>
          <w:p w14:paraId="5B08387D" w14:textId="77777777" w:rsidR="0093650A" w:rsidRDefault="0093650A" w:rsidP="0093650A">
            <w:r>
              <w:t>Get all data from table User, create object User then return list User.</w:t>
            </w:r>
          </w:p>
        </w:tc>
      </w:tr>
      <w:tr w:rsidR="0093650A" w:rsidRPr="00542625" w14:paraId="172AA058" w14:textId="77777777" w:rsidTr="0093650A">
        <w:tc>
          <w:tcPr>
            <w:tcW w:w="567" w:type="dxa"/>
          </w:tcPr>
          <w:p w14:paraId="78E3DD22" w14:textId="77777777" w:rsidR="0093650A" w:rsidRDefault="0093650A" w:rsidP="0093650A">
            <w:r>
              <w:t>18</w:t>
            </w:r>
          </w:p>
        </w:tc>
        <w:tc>
          <w:tcPr>
            <w:tcW w:w="2583" w:type="dxa"/>
          </w:tcPr>
          <w:p w14:paraId="58A76214" w14:textId="77777777" w:rsidR="0093650A" w:rsidRDefault="0093650A" w:rsidP="0093650A">
            <w:proofErr w:type="spellStart"/>
            <w:r>
              <w:t>getIdFromUsername</w:t>
            </w:r>
            <w:proofErr w:type="spellEnd"/>
            <w:r>
              <w:t>(username)</w:t>
            </w:r>
          </w:p>
        </w:tc>
        <w:tc>
          <w:tcPr>
            <w:tcW w:w="5921" w:type="dxa"/>
          </w:tcPr>
          <w:p w14:paraId="286A7581" w14:textId="77777777" w:rsidR="0093650A" w:rsidRDefault="0093650A" w:rsidP="0093650A">
            <w:r>
              <w:t>Return Id of username input.</w:t>
            </w:r>
          </w:p>
        </w:tc>
      </w:tr>
      <w:tr w:rsidR="0093650A" w:rsidRPr="00542625" w14:paraId="1892B602" w14:textId="77777777" w:rsidTr="0093650A">
        <w:tc>
          <w:tcPr>
            <w:tcW w:w="567" w:type="dxa"/>
          </w:tcPr>
          <w:p w14:paraId="59561893" w14:textId="77777777" w:rsidR="0093650A" w:rsidRDefault="0093650A" w:rsidP="0093650A">
            <w:r>
              <w:t>19</w:t>
            </w:r>
          </w:p>
        </w:tc>
        <w:tc>
          <w:tcPr>
            <w:tcW w:w="2583" w:type="dxa"/>
          </w:tcPr>
          <w:p w14:paraId="56F9999D" w14:textId="77777777" w:rsidR="0093650A" w:rsidRDefault="0093650A" w:rsidP="0093650A">
            <w:proofErr w:type="spellStart"/>
            <w:proofErr w:type="gramStart"/>
            <w:r>
              <w:t>getUserFromId</w:t>
            </w:r>
            <w:proofErr w:type="spellEnd"/>
            <w:r>
              <w:t>(</w:t>
            </w:r>
            <w:proofErr w:type="gramEnd"/>
            <w:r>
              <w:t>Id)</w:t>
            </w:r>
          </w:p>
        </w:tc>
        <w:tc>
          <w:tcPr>
            <w:tcW w:w="5921" w:type="dxa"/>
          </w:tcPr>
          <w:p w14:paraId="4087108D" w14:textId="77777777" w:rsidR="0093650A" w:rsidRDefault="0093650A" w:rsidP="0093650A">
            <w:r>
              <w:t>Return User have Id same with input Id.</w:t>
            </w:r>
          </w:p>
        </w:tc>
      </w:tr>
      <w:tr w:rsidR="0093650A" w:rsidRPr="00542625" w14:paraId="63532012" w14:textId="77777777" w:rsidTr="0093650A">
        <w:tc>
          <w:tcPr>
            <w:tcW w:w="567" w:type="dxa"/>
          </w:tcPr>
          <w:p w14:paraId="4F5D3AD3" w14:textId="77777777" w:rsidR="0093650A" w:rsidRDefault="0093650A" w:rsidP="0093650A">
            <w:r>
              <w:t>20</w:t>
            </w:r>
          </w:p>
        </w:tc>
        <w:tc>
          <w:tcPr>
            <w:tcW w:w="2583" w:type="dxa"/>
          </w:tcPr>
          <w:p w14:paraId="46A69129" w14:textId="77777777" w:rsidR="0093650A" w:rsidRDefault="0093650A" w:rsidP="0093650A">
            <w:proofErr w:type="spellStart"/>
            <w:proofErr w:type="gramStart"/>
            <w:r>
              <w:t>getUserNameWithId</w:t>
            </w:r>
            <w:proofErr w:type="spellEnd"/>
            <w:r>
              <w:t>(</w:t>
            </w:r>
            <w:proofErr w:type="gramEnd"/>
            <w:r>
              <w:t>Id)</w:t>
            </w:r>
          </w:p>
        </w:tc>
        <w:tc>
          <w:tcPr>
            <w:tcW w:w="5921" w:type="dxa"/>
          </w:tcPr>
          <w:p w14:paraId="7F1BA9EF" w14:textId="77777777" w:rsidR="0093650A" w:rsidRDefault="0093650A" w:rsidP="0093650A">
            <w:r>
              <w:t>Return username at object User have id same with input Id</w:t>
            </w:r>
          </w:p>
        </w:tc>
      </w:tr>
      <w:tr w:rsidR="0093650A" w:rsidRPr="00542625" w14:paraId="0EE25CC8" w14:textId="77777777" w:rsidTr="0093650A">
        <w:tc>
          <w:tcPr>
            <w:tcW w:w="567" w:type="dxa"/>
          </w:tcPr>
          <w:p w14:paraId="07024243" w14:textId="77777777" w:rsidR="0093650A" w:rsidRDefault="0093650A" w:rsidP="0093650A">
            <w:r>
              <w:lastRenderedPageBreak/>
              <w:t>21</w:t>
            </w:r>
          </w:p>
        </w:tc>
        <w:tc>
          <w:tcPr>
            <w:tcW w:w="2583" w:type="dxa"/>
          </w:tcPr>
          <w:p w14:paraId="7CB4B125" w14:textId="77777777" w:rsidR="0093650A" w:rsidRDefault="0093650A" w:rsidP="0093650A">
            <w:proofErr w:type="spellStart"/>
            <w:r>
              <w:t>getWardIdByUserId</w:t>
            </w:r>
            <w:proofErr w:type="spellEnd"/>
            <w:r>
              <w:t>(</w:t>
            </w:r>
            <w:proofErr w:type="spellStart"/>
            <w:r>
              <w:t>userId</w:t>
            </w:r>
            <w:proofErr w:type="spellEnd"/>
            <w:r>
              <w:t>)</w:t>
            </w:r>
          </w:p>
        </w:tc>
        <w:tc>
          <w:tcPr>
            <w:tcW w:w="5921" w:type="dxa"/>
          </w:tcPr>
          <w:p w14:paraId="3AFCCA1C" w14:textId="77777777" w:rsidR="0093650A" w:rsidRDefault="0093650A" w:rsidP="0093650A">
            <w:r>
              <w:t>Return ward id belong to user.</w:t>
            </w:r>
          </w:p>
        </w:tc>
      </w:tr>
    </w:tbl>
    <w:p w14:paraId="1D0E1882" w14:textId="77777777" w:rsidR="0093650A" w:rsidRDefault="0093650A" w:rsidP="0093650A">
      <w:pPr>
        <w:pStyle w:val="ListParagraph"/>
      </w:pPr>
    </w:p>
    <w:p w14:paraId="40CF0161" w14:textId="77777777" w:rsidR="0093650A" w:rsidRPr="0093650A" w:rsidRDefault="0093650A" w:rsidP="0093650A">
      <w:pPr>
        <w:pStyle w:val="ListParagraph"/>
        <w:numPr>
          <w:ilvl w:val="0"/>
          <w:numId w:val="18"/>
        </w:numPr>
        <w:rPr>
          <w:b/>
        </w:rPr>
      </w:pPr>
      <w:proofErr w:type="spellStart"/>
      <w:r w:rsidRPr="0093650A">
        <w:rPr>
          <w:b/>
        </w:rPr>
        <w:t>Sequense</w:t>
      </w:r>
      <w:proofErr w:type="spellEnd"/>
      <w:r w:rsidRPr="0093650A">
        <w:rPr>
          <w:b/>
        </w:rPr>
        <w:t xml:space="preserve"> Diagram</w:t>
      </w:r>
    </w:p>
    <w:p w14:paraId="6074AB05" w14:textId="77777777" w:rsidR="0093650A" w:rsidRDefault="0093650A" w:rsidP="0093650A"/>
    <w:p w14:paraId="76D1D546" w14:textId="794E6BEE" w:rsidR="0093650A" w:rsidRDefault="008B7AEC" w:rsidP="0093650A">
      <w:pPr>
        <w:jc w:val="center"/>
        <w:rPr>
          <w:i/>
          <w:sz w:val="20"/>
          <w:szCs w:val="20"/>
        </w:rPr>
      </w:pPr>
      <w:r>
        <w:rPr>
          <w:i/>
          <w:sz w:val="20"/>
          <w:szCs w:val="20"/>
        </w:rPr>
        <w:t xml:space="preserve">Edit </w:t>
      </w:r>
      <w:proofErr w:type="spellStart"/>
      <w:r>
        <w:rPr>
          <w:i/>
          <w:sz w:val="20"/>
          <w:szCs w:val="20"/>
        </w:rPr>
        <w:t>Account</w:t>
      </w:r>
      <w:r w:rsidR="0093650A" w:rsidRPr="0091188A">
        <w:rPr>
          <w:i/>
          <w:sz w:val="20"/>
          <w:szCs w:val="20"/>
        </w:rPr>
        <w:t>_</w:t>
      </w:r>
      <w:r w:rsidR="0093650A">
        <w:rPr>
          <w:i/>
          <w:sz w:val="20"/>
          <w:szCs w:val="20"/>
        </w:rPr>
        <w:t>Sequense</w:t>
      </w:r>
      <w:proofErr w:type="spellEnd"/>
      <w:r w:rsidR="0093650A" w:rsidRPr="0091188A">
        <w:rPr>
          <w:i/>
          <w:sz w:val="20"/>
          <w:szCs w:val="20"/>
        </w:rPr>
        <w:t xml:space="preserve"> Diagram</w:t>
      </w:r>
    </w:p>
    <w:p w14:paraId="508F938E" w14:textId="2F1C7F6F" w:rsidR="008705D9" w:rsidRDefault="008705D9" w:rsidP="0093650A">
      <w:pPr>
        <w:jc w:val="center"/>
        <w:rPr>
          <w:i/>
          <w:sz w:val="20"/>
          <w:szCs w:val="20"/>
        </w:rPr>
      </w:pPr>
    </w:p>
    <w:p w14:paraId="73519EC9" w14:textId="1D458094" w:rsidR="008705D9" w:rsidRDefault="008705D9" w:rsidP="0093650A">
      <w:pPr>
        <w:jc w:val="center"/>
        <w:rPr>
          <w:i/>
          <w:sz w:val="20"/>
          <w:szCs w:val="20"/>
        </w:rPr>
      </w:pPr>
    </w:p>
    <w:p w14:paraId="0E62757A" w14:textId="72417646" w:rsidR="008705D9" w:rsidRDefault="008705D9" w:rsidP="0093650A">
      <w:pPr>
        <w:jc w:val="center"/>
        <w:rPr>
          <w:i/>
          <w:sz w:val="20"/>
          <w:szCs w:val="20"/>
        </w:rPr>
      </w:pPr>
    </w:p>
    <w:p w14:paraId="54635B08" w14:textId="02A828A3" w:rsidR="008705D9" w:rsidRDefault="008705D9" w:rsidP="0093650A">
      <w:pPr>
        <w:jc w:val="center"/>
        <w:rPr>
          <w:i/>
          <w:sz w:val="20"/>
          <w:szCs w:val="20"/>
        </w:rPr>
      </w:pPr>
    </w:p>
    <w:p w14:paraId="082BA9D1" w14:textId="0E1E7E0A" w:rsidR="008705D9" w:rsidRDefault="008705D9" w:rsidP="0093650A">
      <w:pPr>
        <w:jc w:val="center"/>
        <w:rPr>
          <w:i/>
          <w:sz w:val="20"/>
          <w:szCs w:val="20"/>
        </w:rPr>
      </w:pPr>
    </w:p>
    <w:p w14:paraId="42D5F833" w14:textId="06D9E9DD" w:rsidR="008705D9" w:rsidRDefault="008705D9" w:rsidP="0093650A">
      <w:pPr>
        <w:jc w:val="center"/>
        <w:rPr>
          <w:i/>
          <w:sz w:val="20"/>
          <w:szCs w:val="20"/>
        </w:rPr>
      </w:pPr>
    </w:p>
    <w:p w14:paraId="70ED7E40" w14:textId="62115B94" w:rsidR="008705D9" w:rsidRDefault="008705D9" w:rsidP="0093650A">
      <w:pPr>
        <w:jc w:val="center"/>
        <w:rPr>
          <w:i/>
          <w:sz w:val="20"/>
          <w:szCs w:val="20"/>
        </w:rPr>
      </w:pPr>
    </w:p>
    <w:p w14:paraId="4EF32032" w14:textId="6026F96D" w:rsidR="008705D9" w:rsidRDefault="008705D9" w:rsidP="0093650A">
      <w:pPr>
        <w:jc w:val="center"/>
        <w:rPr>
          <w:i/>
          <w:sz w:val="20"/>
          <w:szCs w:val="20"/>
        </w:rPr>
      </w:pPr>
    </w:p>
    <w:p w14:paraId="523BAD94" w14:textId="567EDE95" w:rsidR="008705D9" w:rsidRDefault="008705D9" w:rsidP="0093650A">
      <w:pPr>
        <w:jc w:val="center"/>
        <w:rPr>
          <w:i/>
          <w:sz w:val="20"/>
          <w:szCs w:val="20"/>
        </w:rPr>
      </w:pPr>
    </w:p>
    <w:p w14:paraId="5C2DCF79" w14:textId="647D2A86" w:rsidR="008705D9" w:rsidRDefault="008705D9" w:rsidP="0093650A">
      <w:pPr>
        <w:jc w:val="center"/>
        <w:rPr>
          <w:i/>
          <w:sz w:val="20"/>
          <w:szCs w:val="20"/>
        </w:rPr>
      </w:pPr>
    </w:p>
    <w:p w14:paraId="30D54127" w14:textId="00315348" w:rsidR="008705D9" w:rsidRDefault="008705D9" w:rsidP="0093650A">
      <w:pPr>
        <w:jc w:val="center"/>
        <w:rPr>
          <w:i/>
          <w:sz w:val="20"/>
          <w:szCs w:val="20"/>
        </w:rPr>
      </w:pPr>
    </w:p>
    <w:p w14:paraId="7F54AA06" w14:textId="6E0BA336" w:rsidR="008705D9" w:rsidRDefault="008705D9" w:rsidP="0093650A">
      <w:pPr>
        <w:jc w:val="center"/>
        <w:rPr>
          <w:i/>
          <w:sz w:val="20"/>
          <w:szCs w:val="20"/>
        </w:rPr>
      </w:pPr>
    </w:p>
    <w:p w14:paraId="4F814095" w14:textId="2C97789C" w:rsidR="008705D9" w:rsidRDefault="008705D9" w:rsidP="0093650A">
      <w:pPr>
        <w:jc w:val="center"/>
        <w:rPr>
          <w:i/>
          <w:sz w:val="20"/>
          <w:szCs w:val="20"/>
        </w:rPr>
      </w:pPr>
    </w:p>
    <w:p w14:paraId="49FAC267" w14:textId="77777777" w:rsidR="008705D9" w:rsidRDefault="008705D9" w:rsidP="0093650A">
      <w:pPr>
        <w:jc w:val="center"/>
        <w:rPr>
          <w:i/>
          <w:sz w:val="20"/>
          <w:szCs w:val="20"/>
        </w:rPr>
      </w:pPr>
    </w:p>
    <w:p w14:paraId="778D67F4" w14:textId="680B212D" w:rsidR="008705D9" w:rsidRDefault="008705D9" w:rsidP="006739DE">
      <w:pPr>
        <w:rPr>
          <w:ins w:id="119" w:author="Nguyen Van Manh (FHN.JITS)" w:date="2022-03-29T13:04:00Z"/>
          <w:i/>
          <w:sz w:val="20"/>
          <w:szCs w:val="20"/>
        </w:rPr>
      </w:pPr>
    </w:p>
    <w:p w14:paraId="0E04A320" w14:textId="62F2CC0E" w:rsidR="006739DE" w:rsidRDefault="006739DE" w:rsidP="006739DE">
      <w:pPr>
        <w:rPr>
          <w:ins w:id="120" w:author="Nguyen Van Manh (FHN.JITS)" w:date="2022-03-29T13:04:00Z"/>
          <w:i/>
          <w:sz w:val="20"/>
          <w:szCs w:val="20"/>
        </w:rPr>
      </w:pPr>
    </w:p>
    <w:p w14:paraId="178B0F3A" w14:textId="6615EF0A" w:rsidR="006739DE" w:rsidRDefault="006739DE" w:rsidP="006739DE">
      <w:pPr>
        <w:rPr>
          <w:ins w:id="121" w:author="Nguyen Van Manh (FHN.JITS)" w:date="2022-03-29T13:04:00Z"/>
          <w:i/>
          <w:sz w:val="20"/>
          <w:szCs w:val="20"/>
        </w:rPr>
      </w:pPr>
    </w:p>
    <w:p w14:paraId="728036A9" w14:textId="49B7FD48" w:rsidR="006739DE" w:rsidRDefault="006739DE" w:rsidP="006739DE">
      <w:pPr>
        <w:rPr>
          <w:ins w:id="122" w:author="Nguyen Van Manh (FHN.JITS)" w:date="2022-03-29T13:04:00Z"/>
          <w:i/>
          <w:sz w:val="20"/>
          <w:szCs w:val="20"/>
        </w:rPr>
      </w:pPr>
    </w:p>
    <w:p w14:paraId="327C8A99" w14:textId="61662E2A" w:rsidR="006739DE" w:rsidRDefault="006739DE" w:rsidP="006739DE">
      <w:pPr>
        <w:rPr>
          <w:ins w:id="123" w:author="Nguyen Van Manh (FHN.JITS)" w:date="2022-03-29T13:04:00Z"/>
          <w:i/>
          <w:sz w:val="20"/>
          <w:szCs w:val="20"/>
        </w:rPr>
      </w:pPr>
    </w:p>
    <w:p w14:paraId="2805F7F2" w14:textId="68D5A927" w:rsidR="006739DE" w:rsidRDefault="006739DE" w:rsidP="006739DE">
      <w:pPr>
        <w:rPr>
          <w:ins w:id="124" w:author="Nguyen Van Manh (FHN.JITS)" w:date="2022-03-29T13:04:00Z"/>
          <w:i/>
          <w:sz w:val="20"/>
          <w:szCs w:val="20"/>
        </w:rPr>
      </w:pPr>
    </w:p>
    <w:p w14:paraId="67C7222B" w14:textId="611AECDA" w:rsidR="006739DE" w:rsidRDefault="006739DE" w:rsidP="006739DE">
      <w:pPr>
        <w:rPr>
          <w:ins w:id="125" w:author="Nguyen Van Manh (FHN.JITS)" w:date="2022-03-29T13:04:00Z"/>
          <w:i/>
          <w:sz w:val="20"/>
          <w:szCs w:val="20"/>
        </w:rPr>
      </w:pPr>
    </w:p>
    <w:p w14:paraId="60FD3F4F" w14:textId="507E5443" w:rsidR="006739DE" w:rsidRDefault="006739DE" w:rsidP="006739DE">
      <w:pPr>
        <w:rPr>
          <w:ins w:id="126" w:author="Nguyen Van Manh (FHN.JITS)" w:date="2022-03-29T13:04:00Z"/>
          <w:i/>
          <w:sz w:val="20"/>
          <w:szCs w:val="20"/>
        </w:rPr>
      </w:pPr>
    </w:p>
    <w:p w14:paraId="19736C4D" w14:textId="3A216FA7" w:rsidR="006739DE" w:rsidRDefault="006739DE" w:rsidP="006739DE">
      <w:pPr>
        <w:rPr>
          <w:ins w:id="127" w:author="Nguyen Van Manh (FHN.JITS)" w:date="2022-03-29T13:04:00Z"/>
          <w:i/>
          <w:sz w:val="20"/>
          <w:szCs w:val="20"/>
        </w:rPr>
      </w:pPr>
    </w:p>
    <w:p w14:paraId="2FC5238C" w14:textId="22EC11F4" w:rsidR="006739DE" w:rsidRDefault="006739DE" w:rsidP="006739DE">
      <w:pPr>
        <w:rPr>
          <w:ins w:id="128" w:author="Nguyen Van Manh (FHN.JITS)" w:date="2022-03-29T13:04:00Z"/>
          <w:i/>
          <w:sz w:val="20"/>
          <w:szCs w:val="20"/>
        </w:rPr>
      </w:pPr>
    </w:p>
    <w:p w14:paraId="5579783C" w14:textId="77777777" w:rsidR="006739DE" w:rsidRPr="0091188A" w:rsidRDefault="006739DE">
      <w:pPr>
        <w:rPr>
          <w:i/>
          <w:sz w:val="20"/>
          <w:szCs w:val="20"/>
        </w:rPr>
        <w:pPrChange w:id="129" w:author="Nguyen Van Manh (FHN.JITS)" w:date="2022-03-29T13:04:00Z">
          <w:pPr>
            <w:jc w:val="center"/>
          </w:pPr>
        </w:pPrChange>
      </w:pPr>
    </w:p>
    <w:p w14:paraId="7EE0C469" w14:textId="02E7769B" w:rsidR="0093650A" w:rsidRPr="008228A2" w:rsidRDefault="00B71F73" w:rsidP="002A5F9E">
      <w:pPr>
        <w:pStyle w:val="Heading2"/>
      </w:pPr>
      <w:bookmarkStart w:id="130" w:name="_Toc99453276"/>
      <w:r>
        <w:lastRenderedPageBreak/>
        <w:t>6.</w:t>
      </w:r>
      <w:r w:rsidR="0093650A" w:rsidRPr="008228A2">
        <w:t xml:space="preserve"> </w:t>
      </w:r>
      <w:r w:rsidR="008B7AEC">
        <w:t>Create News</w:t>
      </w:r>
      <w:bookmarkEnd w:id="130"/>
      <w:r w:rsidR="008B7AEC">
        <w:t xml:space="preserve"> </w:t>
      </w:r>
    </w:p>
    <w:p w14:paraId="0FDBE6AF" w14:textId="7BAA0E5D" w:rsidR="0093650A" w:rsidRDefault="0093650A" w:rsidP="0093650A">
      <w:pPr>
        <w:ind w:firstLine="720"/>
        <w:rPr>
          <w:b/>
        </w:rPr>
      </w:pPr>
      <w:r>
        <w:rPr>
          <w:b/>
        </w:rPr>
        <w:t xml:space="preserve">a. </w:t>
      </w:r>
      <w:r w:rsidRPr="008228A2">
        <w:rPr>
          <w:b/>
        </w:rPr>
        <w:t xml:space="preserve"> Class Diagram: </w:t>
      </w:r>
    </w:p>
    <w:p w14:paraId="022D88D7" w14:textId="3400B911" w:rsidR="0093650A" w:rsidRPr="008705D9" w:rsidRDefault="008705D9" w:rsidP="008705D9">
      <w:pPr>
        <w:ind w:firstLine="720"/>
        <w:rPr>
          <w:b/>
        </w:rPr>
      </w:pPr>
      <w:r>
        <w:rPr>
          <w:noProof/>
        </w:rPr>
        <w:drawing>
          <wp:inline distT="0" distB="0" distL="0" distR="0" wp14:anchorId="4D4B5EB7" wp14:editId="4B29E27C">
            <wp:extent cx="5943600" cy="69701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70159"/>
                    </a:xfrm>
                    <a:prstGeom prst="rect">
                      <a:avLst/>
                    </a:prstGeom>
                    <a:noFill/>
                    <a:ln>
                      <a:noFill/>
                    </a:ln>
                  </pic:spPr>
                </pic:pic>
              </a:graphicData>
            </a:graphic>
          </wp:inline>
        </w:drawing>
      </w:r>
    </w:p>
    <w:p w14:paraId="27E75B9A" w14:textId="117BECFF" w:rsidR="0093650A" w:rsidRPr="0091188A" w:rsidRDefault="008B7AEC" w:rsidP="0093650A">
      <w:pPr>
        <w:jc w:val="center"/>
        <w:rPr>
          <w:i/>
          <w:sz w:val="20"/>
          <w:szCs w:val="20"/>
        </w:rPr>
      </w:pPr>
      <w:r>
        <w:rPr>
          <w:i/>
          <w:sz w:val="20"/>
          <w:szCs w:val="20"/>
        </w:rPr>
        <w:t xml:space="preserve">Create </w:t>
      </w:r>
      <w:proofErr w:type="spellStart"/>
      <w:r>
        <w:rPr>
          <w:i/>
          <w:sz w:val="20"/>
          <w:szCs w:val="20"/>
        </w:rPr>
        <w:t>News</w:t>
      </w:r>
      <w:r w:rsidR="0093650A" w:rsidRPr="0091188A">
        <w:rPr>
          <w:i/>
          <w:sz w:val="20"/>
          <w:szCs w:val="20"/>
        </w:rPr>
        <w:t>_Class</w:t>
      </w:r>
      <w:proofErr w:type="spellEnd"/>
      <w:r w:rsidR="0093650A" w:rsidRPr="0091188A">
        <w:rPr>
          <w:i/>
          <w:sz w:val="20"/>
          <w:szCs w:val="20"/>
        </w:rPr>
        <w:t xml:space="preserve"> Diagram</w:t>
      </w:r>
    </w:p>
    <w:p w14:paraId="71B1DEF6" w14:textId="77777777" w:rsidR="0093650A" w:rsidRPr="008228A2" w:rsidRDefault="0093650A" w:rsidP="0093650A">
      <w:pPr>
        <w:rPr>
          <w:b/>
        </w:rPr>
      </w:pPr>
    </w:p>
    <w:p w14:paraId="4FC3872A" w14:textId="77777777" w:rsidR="0093650A" w:rsidRPr="0093650A" w:rsidRDefault="0093650A" w:rsidP="0093650A">
      <w:pPr>
        <w:pStyle w:val="ListParagraph"/>
        <w:numPr>
          <w:ilvl w:val="0"/>
          <w:numId w:val="19"/>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763"/>
        <w:gridCol w:w="5741"/>
      </w:tblGrid>
      <w:tr w:rsidR="0093650A" w:rsidRPr="00B04F78" w14:paraId="159728E3" w14:textId="77777777" w:rsidTr="00CC1761">
        <w:tc>
          <w:tcPr>
            <w:tcW w:w="567" w:type="dxa"/>
            <w:shd w:val="clear" w:color="auto" w:fill="BDD6EE" w:themeFill="accent1" w:themeFillTint="66"/>
          </w:tcPr>
          <w:p w14:paraId="1B254395"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lastRenderedPageBreak/>
              <w:t>No</w:t>
            </w:r>
          </w:p>
        </w:tc>
        <w:tc>
          <w:tcPr>
            <w:tcW w:w="2763" w:type="dxa"/>
            <w:shd w:val="clear" w:color="auto" w:fill="BDD6EE" w:themeFill="accent1" w:themeFillTint="66"/>
          </w:tcPr>
          <w:p w14:paraId="7F9E5F20"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741" w:type="dxa"/>
            <w:shd w:val="clear" w:color="auto" w:fill="BDD6EE" w:themeFill="accent1" w:themeFillTint="66"/>
          </w:tcPr>
          <w:p w14:paraId="79B4511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612D9E09" w14:textId="77777777" w:rsidTr="00971750">
        <w:tc>
          <w:tcPr>
            <w:tcW w:w="567" w:type="dxa"/>
          </w:tcPr>
          <w:p w14:paraId="63083DFE" w14:textId="77777777" w:rsidR="0093650A" w:rsidRPr="00AF3B42" w:rsidRDefault="0093650A" w:rsidP="0093650A">
            <w:r w:rsidRPr="00AF3B42">
              <w:rPr>
                <w:rFonts w:hint="eastAsia"/>
              </w:rPr>
              <w:t>01</w:t>
            </w:r>
          </w:p>
        </w:tc>
        <w:tc>
          <w:tcPr>
            <w:tcW w:w="2763" w:type="dxa"/>
          </w:tcPr>
          <w:p w14:paraId="4E3F1596" w14:textId="42973933" w:rsidR="0093650A" w:rsidRPr="00AF3B42" w:rsidRDefault="00971750" w:rsidP="0093650A">
            <w:proofErr w:type="spellStart"/>
            <w:proofErr w:type="gramStart"/>
            <w:r>
              <w:t>getNewsById</w:t>
            </w:r>
            <w:proofErr w:type="spellEnd"/>
            <w:r>
              <w:t>(</w:t>
            </w:r>
            <w:proofErr w:type="gramEnd"/>
            <w:r>
              <w:t>)</w:t>
            </w:r>
          </w:p>
        </w:tc>
        <w:tc>
          <w:tcPr>
            <w:tcW w:w="5741" w:type="dxa"/>
          </w:tcPr>
          <w:p w14:paraId="652BECF0" w14:textId="3828AFE7" w:rsidR="0093650A" w:rsidRPr="00AF3B42" w:rsidRDefault="00971750" w:rsidP="0093650A">
            <w:r>
              <w:t>Get News by News id</w:t>
            </w:r>
          </w:p>
        </w:tc>
      </w:tr>
      <w:tr w:rsidR="0093650A" w:rsidRPr="00542625" w14:paraId="77413B2C" w14:textId="77777777" w:rsidTr="00971750">
        <w:tc>
          <w:tcPr>
            <w:tcW w:w="567" w:type="dxa"/>
          </w:tcPr>
          <w:p w14:paraId="2E1499DC" w14:textId="77777777" w:rsidR="0093650A" w:rsidRPr="00AF3B42" w:rsidRDefault="0093650A" w:rsidP="0093650A">
            <w:r w:rsidRPr="00AF3B42">
              <w:t>02</w:t>
            </w:r>
          </w:p>
        </w:tc>
        <w:tc>
          <w:tcPr>
            <w:tcW w:w="2763" w:type="dxa"/>
          </w:tcPr>
          <w:p w14:paraId="675F578C" w14:textId="674EBAEF" w:rsidR="0093650A" w:rsidRPr="00AF3B42" w:rsidRDefault="00971750" w:rsidP="0093650A">
            <w:proofErr w:type="spellStart"/>
            <w:proofErr w:type="gramStart"/>
            <w:r>
              <w:t>getNewsForReader</w:t>
            </w:r>
            <w:proofErr w:type="spellEnd"/>
            <w:r>
              <w:t>(</w:t>
            </w:r>
            <w:proofErr w:type="gramEnd"/>
            <w:r>
              <w:t>)</w:t>
            </w:r>
          </w:p>
        </w:tc>
        <w:tc>
          <w:tcPr>
            <w:tcW w:w="5741" w:type="dxa"/>
          </w:tcPr>
          <w:p w14:paraId="4FAE92C4" w14:textId="2AAB7918" w:rsidR="0093650A" w:rsidRPr="00AF3B42" w:rsidRDefault="00971750" w:rsidP="0093650A">
            <w:r>
              <w:t xml:space="preserve">Get News with </w:t>
            </w:r>
            <w:r w:rsidR="007B7C9E">
              <w:t xml:space="preserve">news </w:t>
            </w:r>
            <w:r>
              <w:t xml:space="preserve">status </w:t>
            </w:r>
            <w:proofErr w:type="spellStart"/>
            <w:r w:rsidR="007B7C9E">
              <w:t>equad</w:t>
            </w:r>
            <w:proofErr w:type="spellEnd"/>
            <w:r w:rsidR="007B7C9E">
              <w:t xml:space="preserve"> to 1</w:t>
            </w:r>
            <w:r w:rsidR="0093650A" w:rsidRPr="00AF3B42">
              <w:t xml:space="preserve"> </w:t>
            </w:r>
          </w:p>
        </w:tc>
      </w:tr>
      <w:tr w:rsidR="0093650A" w:rsidRPr="00542625" w14:paraId="63C38BD3" w14:textId="77777777" w:rsidTr="00971750">
        <w:tc>
          <w:tcPr>
            <w:tcW w:w="567" w:type="dxa"/>
          </w:tcPr>
          <w:p w14:paraId="1C87FC40" w14:textId="77777777" w:rsidR="0093650A" w:rsidRPr="00AF3B42" w:rsidRDefault="0093650A" w:rsidP="0093650A">
            <w:r w:rsidRPr="00AF3B42">
              <w:t>03</w:t>
            </w:r>
          </w:p>
        </w:tc>
        <w:tc>
          <w:tcPr>
            <w:tcW w:w="2763" w:type="dxa"/>
          </w:tcPr>
          <w:p w14:paraId="27E4E111" w14:textId="47E72F9D" w:rsidR="0093650A" w:rsidRPr="00AF3B42" w:rsidRDefault="00971750" w:rsidP="0093650A">
            <w:proofErr w:type="spellStart"/>
            <w:proofErr w:type="gramStart"/>
            <w:r>
              <w:t>getNewsListByCategoryId</w:t>
            </w:r>
            <w:proofErr w:type="spellEnd"/>
            <w:r>
              <w:t>(</w:t>
            </w:r>
            <w:proofErr w:type="gramEnd"/>
            <w:r>
              <w:t>)</w:t>
            </w:r>
          </w:p>
        </w:tc>
        <w:tc>
          <w:tcPr>
            <w:tcW w:w="5741" w:type="dxa"/>
          </w:tcPr>
          <w:p w14:paraId="129B1D66" w14:textId="394E155D" w:rsidR="0093650A" w:rsidRPr="00AF3B42" w:rsidRDefault="007B7C9E" w:rsidP="0093650A">
            <w:r>
              <w:t>Get News with cate id</w:t>
            </w:r>
          </w:p>
        </w:tc>
      </w:tr>
      <w:tr w:rsidR="0093650A" w:rsidRPr="00542625" w14:paraId="1F74B5BA" w14:textId="77777777" w:rsidTr="00971750">
        <w:tc>
          <w:tcPr>
            <w:tcW w:w="567" w:type="dxa"/>
          </w:tcPr>
          <w:p w14:paraId="5FD7F937" w14:textId="77777777" w:rsidR="0093650A" w:rsidRPr="00AF3B42" w:rsidRDefault="0093650A" w:rsidP="0093650A">
            <w:r w:rsidRPr="00AF3B42">
              <w:t>04</w:t>
            </w:r>
          </w:p>
        </w:tc>
        <w:tc>
          <w:tcPr>
            <w:tcW w:w="2763" w:type="dxa"/>
          </w:tcPr>
          <w:p w14:paraId="7B808B78" w14:textId="28E84E33" w:rsidR="0093650A" w:rsidRPr="00AF3B42" w:rsidRDefault="00971750" w:rsidP="0093650A">
            <w:proofErr w:type="spellStart"/>
            <w:proofErr w:type="gramStart"/>
            <w:r>
              <w:t>addNews</w:t>
            </w:r>
            <w:proofErr w:type="spellEnd"/>
            <w:r>
              <w:t>(</w:t>
            </w:r>
            <w:proofErr w:type="gramEnd"/>
            <w:r>
              <w:t>)</w:t>
            </w:r>
          </w:p>
        </w:tc>
        <w:tc>
          <w:tcPr>
            <w:tcW w:w="5741" w:type="dxa"/>
          </w:tcPr>
          <w:p w14:paraId="0D73684B" w14:textId="095A371B" w:rsidR="0093650A" w:rsidRPr="00AF3B42" w:rsidRDefault="007B7C9E" w:rsidP="0093650A">
            <w:r>
              <w:t>Insert new News</w:t>
            </w:r>
          </w:p>
        </w:tc>
      </w:tr>
      <w:tr w:rsidR="0093650A" w:rsidRPr="00542625" w14:paraId="076FE5FA" w14:textId="77777777" w:rsidTr="00971750">
        <w:tc>
          <w:tcPr>
            <w:tcW w:w="567" w:type="dxa"/>
          </w:tcPr>
          <w:p w14:paraId="5B6C680D" w14:textId="77777777" w:rsidR="0093650A" w:rsidRPr="00AF3B42" w:rsidRDefault="0093650A" w:rsidP="0093650A">
            <w:r w:rsidRPr="00AF3B42">
              <w:t>05</w:t>
            </w:r>
          </w:p>
        </w:tc>
        <w:tc>
          <w:tcPr>
            <w:tcW w:w="2763" w:type="dxa"/>
          </w:tcPr>
          <w:p w14:paraId="68E09F80" w14:textId="517B8796" w:rsidR="0093650A" w:rsidRPr="00AF3B42" w:rsidRDefault="00971750" w:rsidP="0093650A">
            <w:proofErr w:type="spellStart"/>
            <w:proofErr w:type="gramStart"/>
            <w:r>
              <w:t>updateNews</w:t>
            </w:r>
            <w:proofErr w:type="spellEnd"/>
            <w:r>
              <w:t>(</w:t>
            </w:r>
            <w:proofErr w:type="gramEnd"/>
            <w:r>
              <w:t>)</w:t>
            </w:r>
          </w:p>
        </w:tc>
        <w:tc>
          <w:tcPr>
            <w:tcW w:w="5741" w:type="dxa"/>
          </w:tcPr>
          <w:p w14:paraId="0C53D71B" w14:textId="426F6226" w:rsidR="0093650A" w:rsidRPr="00AF3B42" w:rsidRDefault="007B7C9E" w:rsidP="0093650A">
            <w:r>
              <w:t>Update News</w:t>
            </w:r>
          </w:p>
        </w:tc>
      </w:tr>
      <w:tr w:rsidR="0093650A" w:rsidRPr="00542625" w14:paraId="031F00BC" w14:textId="77777777" w:rsidTr="00971750">
        <w:tc>
          <w:tcPr>
            <w:tcW w:w="567" w:type="dxa"/>
          </w:tcPr>
          <w:p w14:paraId="6AD66004" w14:textId="77777777" w:rsidR="0093650A" w:rsidRPr="00AF3B42" w:rsidRDefault="0093650A" w:rsidP="0093650A">
            <w:r w:rsidRPr="00AF3B42">
              <w:t>06</w:t>
            </w:r>
          </w:p>
        </w:tc>
        <w:tc>
          <w:tcPr>
            <w:tcW w:w="2763" w:type="dxa"/>
          </w:tcPr>
          <w:p w14:paraId="3D2E5C22" w14:textId="2EB5C3A4" w:rsidR="0093650A" w:rsidRPr="00AF3B42" w:rsidRDefault="00971750" w:rsidP="0093650A">
            <w:proofErr w:type="spellStart"/>
            <w:proofErr w:type="gramStart"/>
            <w:r>
              <w:t>getCategoryById</w:t>
            </w:r>
            <w:proofErr w:type="spellEnd"/>
            <w:r>
              <w:t>(</w:t>
            </w:r>
            <w:proofErr w:type="gramEnd"/>
            <w:r>
              <w:t>)</w:t>
            </w:r>
          </w:p>
        </w:tc>
        <w:tc>
          <w:tcPr>
            <w:tcW w:w="5741" w:type="dxa"/>
          </w:tcPr>
          <w:p w14:paraId="369166BC" w14:textId="1BEA8474" w:rsidR="0093650A" w:rsidRPr="00AF3B42" w:rsidRDefault="007B7C9E" w:rsidP="0093650A">
            <w:r>
              <w:t xml:space="preserve">Get name of </w:t>
            </w:r>
            <w:proofErr w:type="gramStart"/>
            <w:r>
              <w:t>category by category</w:t>
            </w:r>
            <w:proofErr w:type="gramEnd"/>
            <w:r>
              <w:t xml:space="preserve"> id</w:t>
            </w:r>
          </w:p>
        </w:tc>
      </w:tr>
      <w:tr w:rsidR="0093650A" w:rsidRPr="00542625" w14:paraId="5A6667FF" w14:textId="77777777" w:rsidTr="00971750">
        <w:tc>
          <w:tcPr>
            <w:tcW w:w="567" w:type="dxa"/>
          </w:tcPr>
          <w:p w14:paraId="576BD5E2" w14:textId="77777777" w:rsidR="0093650A" w:rsidRPr="00AF3B42" w:rsidRDefault="0093650A" w:rsidP="0093650A">
            <w:r w:rsidRPr="00AF3B42">
              <w:t>07</w:t>
            </w:r>
          </w:p>
        </w:tc>
        <w:tc>
          <w:tcPr>
            <w:tcW w:w="2763" w:type="dxa"/>
          </w:tcPr>
          <w:p w14:paraId="5EF911AC" w14:textId="1D99562F" w:rsidR="0093650A" w:rsidRPr="00AF3B42" w:rsidRDefault="00971750" w:rsidP="0093650A">
            <w:proofErr w:type="spellStart"/>
            <w:proofErr w:type="gramStart"/>
            <w:r>
              <w:t>searchNews</w:t>
            </w:r>
            <w:proofErr w:type="spellEnd"/>
            <w:r>
              <w:t>(</w:t>
            </w:r>
            <w:proofErr w:type="gramEnd"/>
            <w:r>
              <w:t>)</w:t>
            </w:r>
          </w:p>
        </w:tc>
        <w:tc>
          <w:tcPr>
            <w:tcW w:w="5741" w:type="dxa"/>
          </w:tcPr>
          <w:p w14:paraId="1427EAC6" w14:textId="19C1CD96" w:rsidR="0093650A" w:rsidRPr="00AF3B42" w:rsidRDefault="00004937" w:rsidP="0093650A">
            <w:r>
              <w:t>Search News contain input text</w:t>
            </w:r>
          </w:p>
        </w:tc>
      </w:tr>
      <w:tr w:rsidR="0093650A" w:rsidRPr="00542625" w14:paraId="0764B515" w14:textId="77777777" w:rsidTr="00971750">
        <w:tc>
          <w:tcPr>
            <w:tcW w:w="567" w:type="dxa"/>
          </w:tcPr>
          <w:p w14:paraId="25B09913" w14:textId="77777777" w:rsidR="0093650A" w:rsidRPr="00AF3B42" w:rsidRDefault="0093650A" w:rsidP="0093650A">
            <w:r w:rsidRPr="00AF3B42">
              <w:t>08</w:t>
            </w:r>
          </w:p>
        </w:tc>
        <w:tc>
          <w:tcPr>
            <w:tcW w:w="2763" w:type="dxa"/>
          </w:tcPr>
          <w:p w14:paraId="02ED35EA" w14:textId="3C08202F" w:rsidR="0093650A" w:rsidRPr="00AF3B42" w:rsidRDefault="00971750" w:rsidP="0093650A">
            <w:proofErr w:type="spellStart"/>
            <w:proofErr w:type="gramStart"/>
            <w:r>
              <w:t>getCateList</w:t>
            </w:r>
            <w:proofErr w:type="spellEnd"/>
            <w:r>
              <w:t>(</w:t>
            </w:r>
            <w:proofErr w:type="gramEnd"/>
            <w:r>
              <w:t>)</w:t>
            </w:r>
          </w:p>
        </w:tc>
        <w:tc>
          <w:tcPr>
            <w:tcW w:w="5741" w:type="dxa"/>
          </w:tcPr>
          <w:p w14:paraId="6139F479" w14:textId="6EF5080B" w:rsidR="0093650A" w:rsidRPr="00AF3B42" w:rsidRDefault="00004937" w:rsidP="0093650A">
            <w:r>
              <w:t>Get list category</w:t>
            </w:r>
          </w:p>
        </w:tc>
      </w:tr>
      <w:tr w:rsidR="0093650A" w:rsidRPr="00542625" w14:paraId="7438F35C" w14:textId="77777777" w:rsidTr="00971750">
        <w:tc>
          <w:tcPr>
            <w:tcW w:w="567" w:type="dxa"/>
          </w:tcPr>
          <w:p w14:paraId="3D83990E" w14:textId="77777777" w:rsidR="0093650A" w:rsidRPr="00AF3B42" w:rsidRDefault="0093650A" w:rsidP="0093650A">
            <w:r w:rsidRPr="00AF3B42">
              <w:t>09</w:t>
            </w:r>
          </w:p>
        </w:tc>
        <w:tc>
          <w:tcPr>
            <w:tcW w:w="2763" w:type="dxa"/>
          </w:tcPr>
          <w:p w14:paraId="7C93914A" w14:textId="444AA68E" w:rsidR="0093650A" w:rsidRPr="00AF3B42" w:rsidRDefault="00971750" w:rsidP="0093650A">
            <w:proofErr w:type="spellStart"/>
            <w:proofErr w:type="gramStart"/>
            <w:r>
              <w:t>hideNews</w:t>
            </w:r>
            <w:proofErr w:type="spellEnd"/>
            <w:r>
              <w:t>(</w:t>
            </w:r>
            <w:proofErr w:type="gramEnd"/>
            <w:r>
              <w:t>)</w:t>
            </w:r>
          </w:p>
        </w:tc>
        <w:tc>
          <w:tcPr>
            <w:tcW w:w="5741" w:type="dxa"/>
          </w:tcPr>
          <w:p w14:paraId="4439B09B" w14:textId="01AB7756" w:rsidR="0093650A" w:rsidRPr="00AF3B42" w:rsidRDefault="00004937" w:rsidP="0093650A">
            <w:r>
              <w:t xml:space="preserve">Update status News </w:t>
            </w:r>
            <w:proofErr w:type="spellStart"/>
            <w:r>
              <w:t>equad</w:t>
            </w:r>
            <w:proofErr w:type="spellEnd"/>
            <w:r>
              <w:t xml:space="preserve"> to 0</w:t>
            </w:r>
          </w:p>
        </w:tc>
      </w:tr>
      <w:tr w:rsidR="0093650A" w:rsidRPr="00542625" w14:paraId="2B1C5CD9" w14:textId="77777777" w:rsidTr="00971750">
        <w:tc>
          <w:tcPr>
            <w:tcW w:w="567" w:type="dxa"/>
          </w:tcPr>
          <w:p w14:paraId="47DD1472" w14:textId="77777777" w:rsidR="0093650A" w:rsidRPr="00AF3B42" w:rsidRDefault="0093650A" w:rsidP="0093650A">
            <w:r w:rsidRPr="00AF3B42">
              <w:t>10</w:t>
            </w:r>
          </w:p>
        </w:tc>
        <w:tc>
          <w:tcPr>
            <w:tcW w:w="2763" w:type="dxa"/>
          </w:tcPr>
          <w:p w14:paraId="0766355B" w14:textId="062F2A29" w:rsidR="0093650A" w:rsidRPr="00AF3B42" w:rsidRDefault="00971750" w:rsidP="0093650A">
            <w:proofErr w:type="spellStart"/>
            <w:proofErr w:type="gramStart"/>
            <w:r>
              <w:t>showNews</w:t>
            </w:r>
            <w:proofErr w:type="spellEnd"/>
            <w:r>
              <w:t>(</w:t>
            </w:r>
            <w:proofErr w:type="gramEnd"/>
            <w:r>
              <w:t>)</w:t>
            </w:r>
          </w:p>
        </w:tc>
        <w:tc>
          <w:tcPr>
            <w:tcW w:w="5741" w:type="dxa"/>
          </w:tcPr>
          <w:p w14:paraId="771992A9" w14:textId="4ADE8630" w:rsidR="0093650A" w:rsidRPr="00AF3B42" w:rsidRDefault="00004937" w:rsidP="0093650A">
            <w:r>
              <w:t xml:space="preserve">Update status News </w:t>
            </w:r>
            <w:proofErr w:type="spellStart"/>
            <w:r>
              <w:t>equad</w:t>
            </w:r>
            <w:proofErr w:type="spellEnd"/>
            <w:r>
              <w:t xml:space="preserve"> to 1</w:t>
            </w:r>
          </w:p>
        </w:tc>
      </w:tr>
      <w:tr w:rsidR="0093650A" w:rsidRPr="00542625" w14:paraId="54C92E1F" w14:textId="77777777" w:rsidTr="00971750">
        <w:tc>
          <w:tcPr>
            <w:tcW w:w="567" w:type="dxa"/>
          </w:tcPr>
          <w:p w14:paraId="7A22C99E" w14:textId="77777777" w:rsidR="0093650A" w:rsidRPr="00AF3B42" w:rsidRDefault="0093650A" w:rsidP="0093650A">
            <w:r w:rsidRPr="00AF3B42">
              <w:t>11</w:t>
            </w:r>
          </w:p>
        </w:tc>
        <w:tc>
          <w:tcPr>
            <w:tcW w:w="2763" w:type="dxa"/>
          </w:tcPr>
          <w:p w14:paraId="239DBBF8" w14:textId="7E7DA0AB" w:rsidR="0093650A" w:rsidRPr="00AF3B42" w:rsidRDefault="00971750" w:rsidP="0093650A">
            <w:proofErr w:type="spellStart"/>
            <w:proofErr w:type="gramStart"/>
            <w:r>
              <w:t>getAllNews</w:t>
            </w:r>
            <w:proofErr w:type="spellEnd"/>
            <w:r>
              <w:t>(</w:t>
            </w:r>
            <w:proofErr w:type="gramEnd"/>
            <w:r>
              <w:t>)</w:t>
            </w:r>
          </w:p>
        </w:tc>
        <w:tc>
          <w:tcPr>
            <w:tcW w:w="5741" w:type="dxa"/>
          </w:tcPr>
          <w:p w14:paraId="7540DF73" w14:textId="6C234B82" w:rsidR="0093650A" w:rsidRPr="00AF3B42" w:rsidRDefault="00004937" w:rsidP="0093650A">
            <w:r>
              <w:t>Get all news</w:t>
            </w:r>
          </w:p>
        </w:tc>
      </w:tr>
      <w:tr w:rsidR="0093650A" w:rsidRPr="00542625" w14:paraId="69130D12" w14:textId="77777777" w:rsidTr="00971750">
        <w:tc>
          <w:tcPr>
            <w:tcW w:w="567" w:type="dxa"/>
          </w:tcPr>
          <w:p w14:paraId="44FB321B" w14:textId="77777777" w:rsidR="0093650A" w:rsidRPr="00AF3B42" w:rsidRDefault="0093650A" w:rsidP="0093650A">
            <w:r>
              <w:t>12</w:t>
            </w:r>
          </w:p>
        </w:tc>
        <w:tc>
          <w:tcPr>
            <w:tcW w:w="2763" w:type="dxa"/>
          </w:tcPr>
          <w:p w14:paraId="73BDFD4A" w14:textId="559E9ECF" w:rsidR="0093650A" w:rsidRPr="00AF3B42" w:rsidRDefault="00971750" w:rsidP="0093650A">
            <w:proofErr w:type="spellStart"/>
            <w:proofErr w:type="gramStart"/>
            <w:r>
              <w:t>getCateName</w:t>
            </w:r>
            <w:proofErr w:type="spellEnd"/>
            <w:r>
              <w:t>(</w:t>
            </w:r>
            <w:proofErr w:type="gramEnd"/>
            <w:r>
              <w:t>)</w:t>
            </w:r>
          </w:p>
        </w:tc>
        <w:tc>
          <w:tcPr>
            <w:tcW w:w="5741" w:type="dxa"/>
          </w:tcPr>
          <w:p w14:paraId="5AAAE4A9" w14:textId="2A5FEBE9" w:rsidR="0093650A" w:rsidRPr="00AF3B42" w:rsidRDefault="00004937" w:rsidP="0093650A">
            <w:r>
              <w:t>Get category name</w:t>
            </w:r>
          </w:p>
        </w:tc>
      </w:tr>
      <w:tr w:rsidR="0093650A" w:rsidRPr="00542625" w14:paraId="0B1C60FD" w14:textId="77777777" w:rsidTr="00971750">
        <w:tc>
          <w:tcPr>
            <w:tcW w:w="567" w:type="dxa"/>
          </w:tcPr>
          <w:p w14:paraId="1AE9580A" w14:textId="77777777" w:rsidR="0093650A" w:rsidRPr="00AF3B42" w:rsidRDefault="0093650A" w:rsidP="0093650A">
            <w:r>
              <w:t>13</w:t>
            </w:r>
          </w:p>
        </w:tc>
        <w:tc>
          <w:tcPr>
            <w:tcW w:w="2763" w:type="dxa"/>
          </w:tcPr>
          <w:p w14:paraId="04E32BB6" w14:textId="537C122D" w:rsidR="0093650A" w:rsidRPr="00AF3B42" w:rsidRDefault="00971750" w:rsidP="0093650A">
            <w:proofErr w:type="spellStart"/>
            <w:proofErr w:type="gramStart"/>
            <w:r>
              <w:t>getTopNewsByCategoryId</w:t>
            </w:r>
            <w:proofErr w:type="spellEnd"/>
            <w:r>
              <w:t>(</w:t>
            </w:r>
            <w:proofErr w:type="gramEnd"/>
            <w:r>
              <w:t>)</w:t>
            </w:r>
          </w:p>
        </w:tc>
        <w:tc>
          <w:tcPr>
            <w:tcW w:w="5741" w:type="dxa"/>
          </w:tcPr>
          <w:p w14:paraId="1A10A1D0" w14:textId="3943609B" w:rsidR="0093650A" w:rsidRPr="00AF3B42" w:rsidRDefault="002B5B83" w:rsidP="0093650A">
            <w:r>
              <w:t>Get top 4 news with closest publish date</w:t>
            </w:r>
          </w:p>
        </w:tc>
      </w:tr>
      <w:tr w:rsidR="0093650A" w:rsidRPr="00542625" w14:paraId="473AFF37" w14:textId="77777777" w:rsidTr="00971750">
        <w:tc>
          <w:tcPr>
            <w:tcW w:w="567" w:type="dxa"/>
          </w:tcPr>
          <w:p w14:paraId="5AC174C5" w14:textId="77777777" w:rsidR="0093650A" w:rsidRPr="00AF3B42" w:rsidRDefault="0093650A" w:rsidP="0093650A">
            <w:r>
              <w:t>14</w:t>
            </w:r>
          </w:p>
        </w:tc>
        <w:tc>
          <w:tcPr>
            <w:tcW w:w="2763" w:type="dxa"/>
          </w:tcPr>
          <w:p w14:paraId="4AA97F82" w14:textId="49226677" w:rsidR="0093650A" w:rsidRPr="00AF3B42" w:rsidRDefault="00971750" w:rsidP="0093650A">
            <w:proofErr w:type="spellStart"/>
            <w:r>
              <w:t>updateReadCount</w:t>
            </w:r>
            <w:proofErr w:type="spellEnd"/>
          </w:p>
        </w:tc>
        <w:tc>
          <w:tcPr>
            <w:tcW w:w="5741" w:type="dxa"/>
          </w:tcPr>
          <w:p w14:paraId="638D852D" w14:textId="0081C469" w:rsidR="0093650A" w:rsidRPr="00884831" w:rsidRDefault="002B5B83" w:rsidP="0093650A">
            <w:r>
              <w:t>Update time of read</w:t>
            </w:r>
          </w:p>
        </w:tc>
      </w:tr>
    </w:tbl>
    <w:p w14:paraId="3FB2D498" w14:textId="77777777" w:rsidR="0093650A" w:rsidRDefault="0093650A" w:rsidP="0093650A">
      <w:pPr>
        <w:pStyle w:val="ListParagraph"/>
      </w:pPr>
    </w:p>
    <w:p w14:paraId="4A929DBF" w14:textId="77777777" w:rsidR="0093650A" w:rsidRPr="0093650A" w:rsidRDefault="0093650A" w:rsidP="0093650A">
      <w:pPr>
        <w:pStyle w:val="ListParagraph"/>
        <w:numPr>
          <w:ilvl w:val="0"/>
          <w:numId w:val="19"/>
        </w:numPr>
        <w:rPr>
          <w:b/>
        </w:rPr>
      </w:pPr>
      <w:proofErr w:type="spellStart"/>
      <w:r w:rsidRPr="0093650A">
        <w:rPr>
          <w:b/>
        </w:rPr>
        <w:t>Sequense</w:t>
      </w:r>
      <w:proofErr w:type="spellEnd"/>
      <w:r w:rsidRPr="0093650A">
        <w:rPr>
          <w:b/>
        </w:rPr>
        <w:t xml:space="preserve"> Diagram</w:t>
      </w:r>
    </w:p>
    <w:p w14:paraId="75BA79C2" w14:textId="6AFB6D65" w:rsidR="0093650A" w:rsidRDefault="002B5B83" w:rsidP="0093650A">
      <w:r>
        <w:rPr>
          <w:noProof/>
        </w:rPr>
        <w:drawing>
          <wp:inline distT="0" distB="0" distL="0" distR="0" wp14:anchorId="51A1A50B" wp14:editId="01CBCF15">
            <wp:extent cx="5749747" cy="315897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539" cy="3171492"/>
                    </a:xfrm>
                    <a:prstGeom prst="rect">
                      <a:avLst/>
                    </a:prstGeom>
                    <a:noFill/>
                    <a:ln>
                      <a:noFill/>
                    </a:ln>
                  </pic:spPr>
                </pic:pic>
              </a:graphicData>
            </a:graphic>
          </wp:inline>
        </w:drawing>
      </w:r>
    </w:p>
    <w:p w14:paraId="0DDDEB5C" w14:textId="30C9C080" w:rsidR="0093650A" w:rsidRPr="0091188A" w:rsidRDefault="008B7AEC" w:rsidP="0093650A">
      <w:pPr>
        <w:jc w:val="center"/>
        <w:rPr>
          <w:i/>
          <w:sz w:val="20"/>
          <w:szCs w:val="20"/>
        </w:rPr>
      </w:pPr>
      <w:r>
        <w:rPr>
          <w:i/>
          <w:sz w:val="20"/>
          <w:szCs w:val="20"/>
        </w:rPr>
        <w:t>Create News</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1D854F3F" w14:textId="7798472F" w:rsidR="0093650A" w:rsidRPr="008228A2" w:rsidDel="006739DE" w:rsidRDefault="00B71F73" w:rsidP="002A5F9E">
      <w:pPr>
        <w:pStyle w:val="Heading2"/>
        <w:rPr>
          <w:del w:id="131" w:author="Nguyen Van Manh (FHN.JITS)" w:date="2022-03-29T13:04:00Z"/>
        </w:rPr>
      </w:pPr>
      <w:del w:id="132" w:author="Nguyen Van Manh (FHN.JITS)" w:date="2022-03-29T13:04:00Z">
        <w:r w:rsidDel="006739DE">
          <w:delText>7</w:delText>
        </w:r>
        <w:r w:rsidR="0093650A" w:rsidRPr="008228A2" w:rsidDel="006739DE">
          <w:delText xml:space="preserve">. </w:delText>
        </w:r>
        <w:r w:rsidR="00920CAB" w:rsidDel="006739DE">
          <w:delText>View Detail News</w:delText>
        </w:r>
      </w:del>
    </w:p>
    <w:p w14:paraId="1E3DE48D" w14:textId="611D237C" w:rsidR="0093650A" w:rsidRPr="008228A2" w:rsidDel="006739DE" w:rsidRDefault="0093650A" w:rsidP="0093650A">
      <w:pPr>
        <w:ind w:firstLine="720"/>
        <w:rPr>
          <w:del w:id="133" w:author="Nguyen Van Manh (FHN.JITS)" w:date="2022-03-29T13:04:00Z"/>
          <w:b/>
        </w:rPr>
      </w:pPr>
      <w:del w:id="134" w:author="Nguyen Van Manh (FHN.JITS)" w:date="2022-03-29T13:04:00Z">
        <w:r w:rsidDel="006739DE">
          <w:rPr>
            <w:b/>
          </w:rPr>
          <w:delText xml:space="preserve">a. </w:delText>
        </w:r>
        <w:r w:rsidRPr="008228A2" w:rsidDel="006739DE">
          <w:rPr>
            <w:b/>
          </w:rPr>
          <w:delText xml:space="preserve"> Class Diagram: </w:delText>
        </w:r>
      </w:del>
    </w:p>
    <w:p w14:paraId="4775C5B2" w14:textId="35E732ED" w:rsidR="0093650A" w:rsidRPr="0091188A" w:rsidDel="006739DE" w:rsidRDefault="0093650A" w:rsidP="0093650A">
      <w:pPr>
        <w:rPr>
          <w:del w:id="135" w:author="Nguyen Van Manh (FHN.JITS)" w:date="2022-03-29T13:04:00Z"/>
        </w:rPr>
      </w:pPr>
    </w:p>
    <w:p w14:paraId="0C2E1AA7" w14:textId="7682DC14" w:rsidR="0093650A" w:rsidRPr="0091188A" w:rsidDel="006739DE" w:rsidRDefault="00920CAB" w:rsidP="0093650A">
      <w:pPr>
        <w:jc w:val="center"/>
        <w:rPr>
          <w:del w:id="136" w:author="Nguyen Van Manh (FHN.JITS)" w:date="2022-03-29T13:04:00Z"/>
          <w:i/>
          <w:sz w:val="20"/>
          <w:szCs w:val="20"/>
        </w:rPr>
      </w:pPr>
      <w:del w:id="137" w:author="Nguyen Van Manh (FHN.JITS)" w:date="2022-03-29T13:04:00Z">
        <w:r w:rsidDel="006739DE">
          <w:rPr>
            <w:i/>
            <w:sz w:val="20"/>
            <w:szCs w:val="20"/>
          </w:rPr>
          <w:delText>View Detail News</w:delText>
        </w:r>
        <w:r w:rsidR="0093650A" w:rsidRPr="0091188A" w:rsidDel="006739DE">
          <w:rPr>
            <w:i/>
            <w:sz w:val="20"/>
            <w:szCs w:val="20"/>
          </w:rPr>
          <w:delText>_Class Diagram</w:delText>
        </w:r>
      </w:del>
    </w:p>
    <w:p w14:paraId="5FC13C1A" w14:textId="1541D452" w:rsidR="0093650A" w:rsidRPr="008228A2" w:rsidDel="006739DE" w:rsidRDefault="0093650A" w:rsidP="0093650A">
      <w:pPr>
        <w:rPr>
          <w:del w:id="138" w:author="Nguyen Van Manh (FHN.JITS)" w:date="2022-03-29T13:04:00Z"/>
          <w:b/>
        </w:rPr>
      </w:pPr>
    </w:p>
    <w:p w14:paraId="132B9D92" w14:textId="1EB2E1F7" w:rsidR="0093650A" w:rsidRPr="0093650A" w:rsidDel="006739DE" w:rsidRDefault="0093650A" w:rsidP="0093650A">
      <w:pPr>
        <w:pStyle w:val="ListParagraph"/>
        <w:numPr>
          <w:ilvl w:val="0"/>
          <w:numId w:val="20"/>
        </w:numPr>
        <w:rPr>
          <w:del w:id="139" w:author="Nguyen Van Manh (FHN.JITS)" w:date="2022-03-29T13:04:00Z"/>
          <w:b/>
        </w:rPr>
      </w:pPr>
      <w:del w:id="140" w:author="Nguyen Van Manh (FHN.JITS)" w:date="2022-03-29T13:04:00Z">
        <w:r w:rsidRPr="0093650A" w:rsidDel="006739DE">
          <w:rPr>
            <w:b/>
          </w:rPr>
          <w:delText>Class Specification</w:delText>
        </w:r>
      </w:del>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rsidDel="006739DE" w14:paraId="02D8AA56" w14:textId="02D9FC3D" w:rsidTr="00CC1761">
        <w:trPr>
          <w:del w:id="141" w:author="Nguyen Van Manh (FHN.JITS)" w:date="2022-03-29T13:04:00Z"/>
        </w:trPr>
        <w:tc>
          <w:tcPr>
            <w:tcW w:w="567" w:type="dxa"/>
            <w:shd w:val="clear" w:color="auto" w:fill="BDD6EE" w:themeFill="accent1" w:themeFillTint="66"/>
          </w:tcPr>
          <w:p w14:paraId="0B48A1A4" w14:textId="67A71DDF" w:rsidR="0093650A" w:rsidRPr="00B04F78" w:rsidDel="006739DE" w:rsidRDefault="0093650A" w:rsidP="0093650A">
            <w:pPr>
              <w:spacing w:after="0" w:line="240" w:lineRule="auto"/>
              <w:jc w:val="center"/>
              <w:rPr>
                <w:del w:id="142" w:author="Nguyen Van Manh (FHN.JITS)" w:date="2022-03-29T13:04:00Z"/>
                <w:rFonts w:ascii="Calibri" w:eastAsia="Times New Roman" w:hAnsi="Calibri" w:cs="Calibri"/>
                <w:b/>
                <w:bCs/>
                <w:iCs/>
                <w:color w:val="000000"/>
                <w:lang w:val="en-GB" w:eastAsia="en-GB"/>
              </w:rPr>
            </w:pPr>
            <w:del w:id="143" w:author="Nguyen Van Manh (FHN.JITS)" w:date="2022-03-29T13:04:00Z">
              <w:r w:rsidRPr="00B04F78" w:rsidDel="006739DE">
                <w:rPr>
                  <w:rFonts w:ascii="Calibri" w:eastAsia="Times New Roman" w:hAnsi="Calibri" w:cs="Calibri" w:hint="eastAsia"/>
                  <w:b/>
                  <w:bCs/>
                  <w:iCs/>
                  <w:color w:val="000000"/>
                  <w:lang w:val="en-GB" w:eastAsia="en-GB"/>
                </w:rPr>
                <w:delText>No</w:delText>
              </w:r>
            </w:del>
          </w:p>
        </w:tc>
        <w:tc>
          <w:tcPr>
            <w:tcW w:w="2583" w:type="dxa"/>
            <w:shd w:val="clear" w:color="auto" w:fill="BDD6EE" w:themeFill="accent1" w:themeFillTint="66"/>
          </w:tcPr>
          <w:p w14:paraId="7C6DBB82" w14:textId="4164D6D4" w:rsidR="0093650A" w:rsidRPr="00B04F78" w:rsidDel="006739DE" w:rsidRDefault="0093650A" w:rsidP="0093650A">
            <w:pPr>
              <w:spacing w:after="0" w:line="240" w:lineRule="auto"/>
              <w:rPr>
                <w:del w:id="144" w:author="Nguyen Van Manh (FHN.JITS)" w:date="2022-03-29T13:04:00Z"/>
                <w:rFonts w:ascii="Calibri" w:eastAsia="Times New Roman" w:hAnsi="Calibri" w:cs="Calibri"/>
                <w:b/>
                <w:bCs/>
                <w:iCs/>
                <w:color w:val="000000"/>
                <w:lang w:val="en-GB" w:eastAsia="en-GB"/>
              </w:rPr>
            </w:pPr>
            <w:del w:id="145" w:author="Nguyen Van Manh (FHN.JITS)" w:date="2022-03-29T13:04:00Z">
              <w:r w:rsidRPr="00B04F78" w:rsidDel="006739DE">
                <w:rPr>
                  <w:rFonts w:ascii="Calibri" w:eastAsia="Times New Roman" w:hAnsi="Calibri" w:cs="Calibri" w:hint="eastAsia"/>
                  <w:b/>
                  <w:bCs/>
                  <w:iCs/>
                  <w:color w:val="000000"/>
                  <w:lang w:val="en-GB" w:eastAsia="en-GB"/>
                </w:rPr>
                <w:delText>Method</w:delText>
              </w:r>
            </w:del>
          </w:p>
        </w:tc>
        <w:tc>
          <w:tcPr>
            <w:tcW w:w="5921" w:type="dxa"/>
            <w:shd w:val="clear" w:color="auto" w:fill="BDD6EE" w:themeFill="accent1" w:themeFillTint="66"/>
          </w:tcPr>
          <w:p w14:paraId="18BF6D81" w14:textId="0F31C186" w:rsidR="0093650A" w:rsidRPr="00B04F78" w:rsidDel="006739DE" w:rsidRDefault="0093650A" w:rsidP="0093650A">
            <w:pPr>
              <w:spacing w:after="0" w:line="240" w:lineRule="auto"/>
              <w:rPr>
                <w:del w:id="146" w:author="Nguyen Van Manh (FHN.JITS)" w:date="2022-03-29T13:04:00Z"/>
                <w:rFonts w:ascii="Calibri" w:eastAsia="Times New Roman" w:hAnsi="Calibri" w:cs="Calibri"/>
                <w:b/>
                <w:bCs/>
                <w:iCs/>
                <w:color w:val="000000"/>
                <w:lang w:val="en-GB" w:eastAsia="en-GB"/>
              </w:rPr>
            </w:pPr>
            <w:del w:id="147" w:author="Nguyen Van Manh (FHN.JITS)" w:date="2022-03-29T13:04:00Z">
              <w:r w:rsidRPr="00B04F78" w:rsidDel="006739DE">
                <w:rPr>
                  <w:rFonts w:ascii="Calibri" w:eastAsia="Times New Roman" w:hAnsi="Calibri" w:cs="Calibri" w:hint="eastAsia"/>
                  <w:b/>
                  <w:bCs/>
                  <w:iCs/>
                  <w:color w:val="000000"/>
                  <w:lang w:val="en-GB" w:eastAsia="en-GB"/>
                </w:rPr>
                <w:delText>Description</w:delText>
              </w:r>
            </w:del>
          </w:p>
        </w:tc>
      </w:tr>
      <w:tr w:rsidR="0093650A" w:rsidRPr="00542625" w:rsidDel="006739DE" w14:paraId="3951744D" w14:textId="4807F6A7" w:rsidTr="0093650A">
        <w:trPr>
          <w:del w:id="148" w:author="Nguyen Van Manh (FHN.JITS)" w:date="2022-03-29T13:04:00Z"/>
        </w:trPr>
        <w:tc>
          <w:tcPr>
            <w:tcW w:w="567" w:type="dxa"/>
          </w:tcPr>
          <w:p w14:paraId="4D0B48C2" w14:textId="5EA7679B" w:rsidR="0093650A" w:rsidRPr="00AF3B42" w:rsidDel="006739DE" w:rsidRDefault="0093650A" w:rsidP="0093650A">
            <w:pPr>
              <w:rPr>
                <w:del w:id="149" w:author="Nguyen Van Manh (FHN.JITS)" w:date="2022-03-29T13:04:00Z"/>
              </w:rPr>
            </w:pPr>
            <w:del w:id="150" w:author="Nguyen Van Manh (FHN.JITS)" w:date="2022-03-29T13:04:00Z">
              <w:r w:rsidRPr="00AF3B42" w:rsidDel="006739DE">
                <w:rPr>
                  <w:rFonts w:hint="eastAsia"/>
                </w:rPr>
                <w:delText>01</w:delText>
              </w:r>
            </w:del>
          </w:p>
        </w:tc>
        <w:tc>
          <w:tcPr>
            <w:tcW w:w="2583" w:type="dxa"/>
          </w:tcPr>
          <w:p w14:paraId="44F31810" w14:textId="573E8AD6" w:rsidR="0093650A" w:rsidRPr="00AF3B42" w:rsidDel="006739DE" w:rsidRDefault="0093650A" w:rsidP="0093650A">
            <w:pPr>
              <w:rPr>
                <w:del w:id="151" w:author="Nguyen Van Manh (FHN.JITS)" w:date="2022-03-29T13:04:00Z"/>
              </w:rPr>
            </w:pPr>
            <w:del w:id="152" w:author="Nguyen Van Manh (FHN.JITS)" w:date="2022-03-29T13:04:00Z">
              <w:r w:rsidRPr="00AF3B42" w:rsidDel="006739DE">
                <w:delText>User()</w:delText>
              </w:r>
            </w:del>
          </w:p>
        </w:tc>
        <w:tc>
          <w:tcPr>
            <w:tcW w:w="5921" w:type="dxa"/>
          </w:tcPr>
          <w:p w14:paraId="3CEF09A3" w14:textId="1561124E" w:rsidR="0093650A" w:rsidRPr="00AF3B42" w:rsidDel="006739DE" w:rsidRDefault="0093650A" w:rsidP="0093650A">
            <w:pPr>
              <w:rPr>
                <w:del w:id="153" w:author="Nguyen Van Manh (FHN.JITS)" w:date="2022-03-29T13:04:00Z"/>
              </w:rPr>
            </w:pPr>
            <w:del w:id="154" w:author="Nguyen Van Manh (FHN.JITS)" w:date="2022-03-29T13:04:00Z">
              <w:r w:rsidRPr="00AF3B42" w:rsidDel="006739DE">
                <w:delText>Contructor of object User.</w:delText>
              </w:r>
            </w:del>
          </w:p>
        </w:tc>
      </w:tr>
      <w:tr w:rsidR="0093650A" w:rsidRPr="00542625" w:rsidDel="006739DE" w14:paraId="5ED69828" w14:textId="4FA24AEC" w:rsidTr="0093650A">
        <w:trPr>
          <w:del w:id="155" w:author="Nguyen Van Manh (FHN.JITS)" w:date="2022-03-29T13:04:00Z"/>
        </w:trPr>
        <w:tc>
          <w:tcPr>
            <w:tcW w:w="567" w:type="dxa"/>
          </w:tcPr>
          <w:p w14:paraId="04E78FC2" w14:textId="748E46F9" w:rsidR="0093650A" w:rsidRPr="00AF3B42" w:rsidDel="006739DE" w:rsidRDefault="0093650A" w:rsidP="0093650A">
            <w:pPr>
              <w:rPr>
                <w:del w:id="156" w:author="Nguyen Van Manh (FHN.JITS)" w:date="2022-03-29T13:04:00Z"/>
              </w:rPr>
            </w:pPr>
            <w:del w:id="157" w:author="Nguyen Van Manh (FHN.JITS)" w:date="2022-03-29T13:04:00Z">
              <w:r w:rsidRPr="00AF3B42" w:rsidDel="006739DE">
                <w:delText>02</w:delText>
              </w:r>
            </w:del>
          </w:p>
        </w:tc>
        <w:tc>
          <w:tcPr>
            <w:tcW w:w="2583" w:type="dxa"/>
          </w:tcPr>
          <w:p w14:paraId="4282BA87" w14:textId="1145A44A" w:rsidR="0093650A" w:rsidRPr="00AF3B42" w:rsidDel="006739DE" w:rsidRDefault="0093650A" w:rsidP="0093650A">
            <w:pPr>
              <w:rPr>
                <w:del w:id="158" w:author="Nguyen Van Manh (FHN.JITS)" w:date="2022-03-29T13:04:00Z"/>
              </w:rPr>
            </w:pPr>
            <w:del w:id="159" w:author="Nguyen Van Manh (FHN.JITS)" w:date="2022-03-29T13:04:00Z">
              <w:r w:rsidRPr="00AF3B42" w:rsidDel="006739DE">
                <w:delText>getUserId()</w:delText>
              </w:r>
            </w:del>
          </w:p>
        </w:tc>
        <w:tc>
          <w:tcPr>
            <w:tcW w:w="5921" w:type="dxa"/>
          </w:tcPr>
          <w:p w14:paraId="2C3A9799" w14:textId="37BC58AA" w:rsidR="0093650A" w:rsidRPr="00AF3B42" w:rsidDel="006739DE" w:rsidRDefault="0093650A" w:rsidP="0093650A">
            <w:pPr>
              <w:rPr>
                <w:del w:id="160" w:author="Nguyen Van Manh (FHN.JITS)" w:date="2022-03-29T13:04:00Z"/>
              </w:rPr>
            </w:pPr>
            <w:del w:id="161" w:author="Nguyen Van Manh (FHN.JITS)" w:date="2022-03-29T13:04:00Z">
              <w:r w:rsidRPr="00AF3B42" w:rsidDel="006739DE">
                <w:delText xml:space="preserve">Return value of attribute userId </w:delText>
              </w:r>
            </w:del>
          </w:p>
        </w:tc>
      </w:tr>
      <w:tr w:rsidR="0093650A" w:rsidRPr="00542625" w:rsidDel="006739DE" w14:paraId="00551B52" w14:textId="4C370349" w:rsidTr="0093650A">
        <w:trPr>
          <w:del w:id="162" w:author="Nguyen Van Manh (FHN.JITS)" w:date="2022-03-29T13:04:00Z"/>
        </w:trPr>
        <w:tc>
          <w:tcPr>
            <w:tcW w:w="567" w:type="dxa"/>
          </w:tcPr>
          <w:p w14:paraId="69980C9F" w14:textId="20211F6C" w:rsidR="0093650A" w:rsidRPr="00AF3B42" w:rsidDel="006739DE" w:rsidRDefault="0093650A" w:rsidP="0093650A">
            <w:pPr>
              <w:rPr>
                <w:del w:id="163" w:author="Nguyen Van Manh (FHN.JITS)" w:date="2022-03-29T13:04:00Z"/>
              </w:rPr>
            </w:pPr>
            <w:del w:id="164" w:author="Nguyen Van Manh (FHN.JITS)" w:date="2022-03-29T13:04:00Z">
              <w:r w:rsidRPr="00AF3B42" w:rsidDel="006739DE">
                <w:delText>03</w:delText>
              </w:r>
            </w:del>
          </w:p>
        </w:tc>
        <w:tc>
          <w:tcPr>
            <w:tcW w:w="2583" w:type="dxa"/>
          </w:tcPr>
          <w:p w14:paraId="092924A7" w14:textId="31BF23FD" w:rsidR="0093650A" w:rsidRPr="00AF3B42" w:rsidDel="006739DE" w:rsidRDefault="0093650A" w:rsidP="0093650A">
            <w:pPr>
              <w:rPr>
                <w:del w:id="165" w:author="Nguyen Van Manh (FHN.JITS)" w:date="2022-03-29T13:04:00Z"/>
              </w:rPr>
            </w:pPr>
            <w:del w:id="166" w:author="Nguyen Van Manh (FHN.JITS)" w:date="2022-03-29T13:04:00Z">
              <w:r w:rsidRPr="00AF3B42" w:rsidDel="006739DE">
                <w:delText>setUserId()</w:delText>
              </w:r>
            </w:del>
          </w:p>
        </w:tc>
        <w:tc>
          <w:tcPr>
            <w:tcW w:w="5921" w:type="dxa"/>
          </w:tcPr>
          <w:p w14:paraId="0A6FDBEF" w14:textId="0CD46BC4" w:rsidR="0093650A" w:rsidRPr="00AF3B42" w:rsidDel="006739DE" w:rsidRDefault="0093650A" w:rsidP="0093650A">
            <w:pPr>
              <w:rPr>
                <w:del w:id="167" w:author="Nguyen Van Manh (FHN.JITS)" w:date="2022-03-29T13:04:00Z"/>
              </w:rPr>
            </w:pPr>
            <w:del w:id="168" w:author="Nguyen Van Manh (FHN.JITS)" w:date="2022-03-29T13:04:00Z">
              <w:r w:rsidRPr="00AF3B42" w:rsidDel="006739DE">
                <w:delText>Set value to attribute userId</w:delText>
              </w:r>
            </w:del>
          </w:p>
        </w:tc>
      </w:tr>
      <w:tr w:rsidR="0093650A" w:rsidRPr="00542625" w:rsidDel="006739DE" w14:paraId="300EF737" w14:textId="66D25377" w:rsidTr="0093650A">
        <w:trPr>
          <w:del w:id="169" w:author="Nguyen Van Manh (FHN.JITS)" w:date="2022-03-29T13:04:00Z"/>
        </w:trPr>
        <w:tc>
          <w:tcPr>
            <w:tcW w:w="567" w:type="dxa"/>
          </w:tcPr>
          <w:p w14:paraId="5C05D4CE" w14:textId="7585F37D" w:rsidR="0093650A" w:rsidRPr="00AF3B42" w:rsidDel="006739DE" w:rsidRDefault="0093650A" w:rsidP="0093650A">
            <w:pPr>
              <w:rPr>
                <w:del w:id="170" w:author="Nguyen Van Manh (FHN.JITS)" w:date="2022-03-29T13:04:00Z"/>
              </w:rPr>
            </w:pPr>
            <w:del w:id="171" w:author="Nguyen Van Manh (FHN.JITS)" w:date="2022-03-29T13:04:00Z">
              <w:r w:rsidRPr="00AF3B42" w:rsidDel="006739DE">
                <w:delText>04</w:delText>
              </w:r>
            </w:del>
          </w:p>
        </w:tc>
        <w:tc>
          <w:tcPr>
            <w:tcW w:w="2583" w:type="dxa"/>
          </w:tcPr>
          <w:p w14:paraId="66C1CFA2" w14:textId="2EDAF8CC" w:rsidR="0093650A" w:rsidRPr="00AF3B42" w:rsidDel="006739DE" w:rsidRDefault="0093650A" w:rsidP="0093650A">
            <w:pPr>
              <w:rPr>
                <w:del w:id="172" w:author="Nguyen Van Manh (FHN.JITS)" w:date="2022-03-29T13:04:00Z"/>
              </w:rPr>
            </w:pPr>
            <w:del w:id="173" w:author="Nguyen Van Manh (FHN.JITS)" w:date="2022-03-29T13:04:00Z">
              <w:r w:rsidRPr="00AF3B42" w:rsidDel="006739DE">
                <w:delText>getUsername()</w:delText>
              </w:r>
            </w:del>
          </w:p>
        </w:tc>
        <w:tc>
          <w:tcPr>
            <w:tcW w:w="5921" w:type="dxa"/>
          </w:tcPr>
          <w:p w14:paraId="34475830" w14:textId="218783A7" w:rsidR="0093650A" w:rsidRPr="00AF3B42" w:rsidDel="006739DE" w:rsidRDefault="0093650A" w:rsidP="0093650A">
            <w:pPr>
              <w:rPr>
                <w:del w:id="174" w:author="Nguyen Van Manh (FHN.JITS)" w:date="2022-03-29T13:04:00Z"/>
              </w:rPr>
            </w:pPr>
            <w:del w:id="175" w:author="Nguyen Van Manh (FHN.JITS)" w:date="2022-03-29T13:04:00Z">
              <w:r w:rsidRPr="00AF3B42" w:rsidDel="006739DE">
                <w:delText>Return value of attribute userId</w:delText>
              </w:r>
            </w:del>
          </w:p>
        </w:tc>
      </w:tr>
      <w:tr w:rsidR="0093650A" w:rsidRPr="00542625" w:rsidDel="006739DE" w14:paraId="70201A40" w14:textId="52333A3A" w:rsidTr="0093650A">
        <w:trPr>
          <w:del w:id="176" w:author="Nguyen Van Manh (FHN.JITS)" w:date="2022-03-29T13:04:00Z"/>
        </w:trPr>
        <w:tc>
          <w:tcPr>
            <w:tcW w:w="567" w:type="dxa"/>
          </w:tcPr>
          <w:p w14:paraId="492EC149" w14:textId="2DD8E61B" w:rsidR="0093650A" w:rsidRPr="00AF3B42" w:rsidDel="006739DE" w:rsidRDefault="0093650A" w:rsidP="0093650A">
            <w:pPr>
              <w:rPr>
                <w:del w:id="177" w:author="Nguyen Van Manh (FHN.JITS)" w:date="2022-03-29T13:04:00Z"/>
              </w:rPr>
            </w:pPr>
            <w:del w:id="178" w:author="Nguyen Van Manh (FHN.JITS)" w:date="2022-03-29T13:04:00Z">
              <w:r w:rsidRPr="00AF3B42" w:rsidDel="006739DE">
                <w:delText>05</w:delText>
              </w:r>
            </w:del>
          </w:p>
        </w:tc>
        <w:tc>
          <w:tcPr>
            <w:tcW w:w="2583" w:type="dxa"/>
          </w:tcPr>
          <w:p w14:paraId="21B9F23A" w14:textId="75006688" w:rsidR="0093650A" w:rsidRPr="00AF3B42" w:rsidDel="006739DE" w:rsidRDefault="0093650A" w:rsidP="0093650A">
            <w:pPr>
              <w:rPr>
                <w:del w:id="179" w:author="Nguyen Van Manh (FHN.JITS)" w:date="2022-03-29T13:04:00Z"/>
              </w:rPr>
            </w:pPr>
            <w:del w:id="180" w:author="Nguyen Van Manh (FHN.JITS)" w:date="2022-03-29T13:04:00Z">
              <w:r w:rsidRPr="00AF3B42" w:rsidDel="006739DE">
                <w:delText>setUsername()</w:delText>
              </w:r>
            </w:del>
          </w:p>
        </w:tc>
        <w:tc>
          <w:tcPr>
            <w:tcW w:w="5921" w:type="dxa"/>
          </w:tcPr>
          <w:p w14:paraId="758E5357" w14:textId="2D48856C" w:rsidR="0093650A" w:rsidRPr="00AF3B42" w:rsidDel="006739DE" w:rsidRDefault="0093650A" w:rsidP="0093650A">
            <w:pPr>
              <w:rPr>
                <w:del w:id="181" w:author="Nguyen Van Manh (FHN.JITS)" w:date="2022-03-29T13:04:00Z"/>
              </w:rPr>
            </w:pPr>
            <w:del w:id="182" w:author="Nguyen Van Manh (FHN.JITS)" w:date="2022-03-29T13:04:00Z">
              <w:r w:rsidRPr="00AF3B42" w:rsidDel="006739DE">
                <w:delText>Set value to attribute userId</w:delText>
              </w:r>
            </w:del>
          </w:p>
        </w:tc>
      </w:tr>
      <w:tr w:rsidR="0093650A" w:rsidRPr="00542625" w:rsidDel="006739DE" w14:paraId="31614113" w14:textId="7858F162" w:rsidTr="0093650A">
        <w:trPr>
          <w:del w:id="183" w:author="Nguyen Van Manh (FHN.JITS)" w:date="2022-03-29T13:04:00Z"/>
        </w:trPr>
        <w:tc>
          <w:tcPr>
            <w:tcW w:w="567" w:type="dxa"/>
          </w:tcPr>
          <w:p w14:paraId="1A9C0DF3" w14:textId="124DB38A" w:rsidR="0093650A" w:rsidRPr="00AF3B42" w:rsidDel="006739DE" w:rsidRDefault="0093650A" w:rsidP="0093650A">
            <w:pPr>
              <w:rPr>
                <w:del w:id="184" w:author="Nguyen Van Manh (FHN.JITS)" w:date="2022-03-29T13:04:00Z"/>
              </w:rPr>
            </w:pPr>
            <w:del w:id="185" w:author="Nguyen Van Manh (FHN.JITS)" w:date="2022-03-29T13:04:00Z">
              <w:r w:rsidRPr="00AF3B42" w:rsidDel="006739DE">
                <w:delText>06</w:delText>
              </w:r>
            </w:del>
          </w:p>
        </w:tc>
        <w:tc>
          <w:tcPr>
            <w:tcW w:w="2583" w:type="dxa"/>
          </w:tcPr>
          <w:p w14:paraId="6FCFF120" w14:textId="49ED8142" w:rsidR="0093650A" w:rsidRPr="00AF3B42" w:rsidDel="006739DE" w:rsidRDefault="0093650A" w:rsidP="0093650A">
            <w:pPr>
              <w:rPr>
                <w:del w:id="186" w:author="Nguyen Van Manh (FHN.JITS)" w:date="2022-03-29T13:04:00Z"/>
              </w:rPr>
            </w:pPr>
            <w:del w:id="187" w:author="Nguyen Van Manh (FHN.JITS)" w:date="2022-03-29T13:04:00Z">
              <w:r w:rsidRPr="00AF3B42" w:rsidDel="006739DE">
                <w:delText>getPassword()</w:delText>
              </w:r>
            </w:del>
          </w:p>
        </w:tc>
        <w:tc>
          <w:tcPr>
            <w:tcW w:w="5921" w:type="dxa"/>
          </w:tcPr>
          <w:p w14:paraId="17624E44" w14:textId="3784AFCC" w:rsidR="0093650A" w:rsidRPr="00AF3B42" w:rsidDel="006739DE" w:rsidRDefault="0093650A" w:rsidP="0093650A">
            <w:pPr>
              <w:rPr>
                <w:del w:id="188" w:author="Nguyen Van Manh (FHN.JITS)" w:date="2022-03-29T13:04:00Z"/>
              </w:rPr>
            </w:pPr>
            <w:del w:id="189" w:author="Nguyen Van Manh (FHN.JITS)" w:date="2022-03-29T13:04:00Z">
              <w:r w:rsidRPr="00AF3B42" w:rsidDel="006739DE">
                <w:delText>Return attribute password</w:delText>
              </w:r>
            </w:del>
          </w:p>
        </w:tc>
      </w:tr>
      <w:tr w:rsidR="0093650A" w:rsidRPr="00542625" w:rsidDel="006739DE" w14:paraId="1DAD9613" w14:textId="0DFE5C31" w:rsidTr="0093650A">
        <w:trPr>
          <w:del w:id="190" w:author="Nguyen Van Manh (FHN.JITS)" w:date="2022-03-29T13:04:00Z"/>
        </w:trPr>
        <w:tc>
          <w:tcPr>
            <w:tcW w:w="567" w:type="dxa"/>
          </w:tcPr>
          <w:p w14:paraId="7B0A3C7B" w14:textId="0731395C" w:rsidR="0093650A" w:rsidRPr="00AF3B42" w:rsidDel="006739DE" w:rsidRDefault="0093650A" w:rsidP="0093650A">
            <w:pPr>
              <w:rPr>
                <w:del w:id="191" w:author="Nguyen Van Manh (FHN.JITS)" w:date="2022-03-29T13:04:00Z"/>
              </w:rPr>
            </w:pPr>
            <w:del w:id="192" w:author="Nguyen Van Manh (FHN.JITS)" w:date="2022-03-29T13:04:00Z">
              <w:r w:rsidRPr="00AF3B42" w:rsidDel="006739DE">
                <w:delText>07</w:delText>
              </w:r>
            </w:del>
          </w:p>
        </w:tc>
        <w:tc>
          <w:tcPr>
            <w:tcW w:w="2583" w:type="dxa"/>
          </w:tcPr>
          <w:p w14:paraId="52BF3EEE" w14:textId="06724289" w:rsidR="0093650A" w:rsidRPr="00AF3B42" w:rsidDel="006739DE" w:rsidRDefault="0093650A" w:rsidP="0093650A">
            <w:pPr>
              <w:rPr>
                <w:del w:id="193" w:author="Nguyen Van Manh (FHN.JITS)" w:date="2022-03-29T13:04:00Z"/>
              </w:rPr>
            </w:pPr>
            <w:del w:id="194" w:author="Nguyen Van Manh (FHN.JITS)" w:date="2022-03-29T13:04:00Z">
              <w:r w:rsidRPr="00AF3B42" w:rsidDel="006739DE">
                <w:delText>setPassword()</w:delText>
              </w:r>
            </w:del>
          </w:p>
        </w:tc>
        <w:tc>
          <w:tcPr>
            <w:tcW w:w="5921" w:type="dxa"/>
          </w:tcPr>
          <w:p w14:paraId="0DDE213B" w14:textId="686F3984" w:rsidR="0093650A" w:rsidRPr="00AF3B42" w:rsidDel="006739DE" w:rsidRDefault="0093650A" w:rsidP="0093650A">
            <w:pPr>
              <w:rPr>
                <w:del w:id="195" w:author="Nguyen Van Manh (FHN.JITS)" w:date="2022-03-29T13:04:00Z"/>
              </w:rPr>
            </w:pPr>
            <w:del w:id="196" w:author="Nguyen Van Manh (FHN.JITS)" w:date="2022-03-29T13:04:00Z">
              <w:r w:rsidRPr="00AF3B42" w:rsidDel="006739DE">
                <w:delText>Set value to attribute password</w:delText>
              </w:r>
            </w:del>
          </w:p>
        </w:tc>
      </w:tr>
      <w:tr w:rsidR="0093650A" w:rsidRPr="00542625" w:rsidDel="006739DE" w14:paraId="5B0E03A9" w14:textId="060449DF" w:rsidTr="0093650A">
        <w:trPr>
          <w:del w:id="197" w:author="Nguyen Van Manh (FHN.JITS)" w:date="2022-03-29T13:04:00Z"/>
        </w:trPr>
        <w:tc>
          <w:tcPr>
            <w:tcW w:w="567" w:type="dxa"/>
          </w:tcPr>
          <w:p w14:paraId="27630EE0" w14:textId="7223721B" w:rsidR="0093650A" w:rsidRPr="00AF3B42" w:rsidDel="006739DE" w:rsidRDefault="0093650A" w:rsidP="0093650A">
            <w:pPr>
              <w:rPr>
                <w:del w:id="198" w:author="Nguyen Van Manh (FHN.JITS)" w:date="2022-03-29T13:04:00Z"/>
              </w:rPr>
            </w:pPr>
            <w:del w:id="199" w:author="Nguyen Van Manh (FHN.JITS)" w:date="2022-03-29T13:04:00Z">
              <w:r w:rsidRPr="00AF3B42" w:rsidDel="006739DE">
                <w:delText>08</w:delText>
              </w:r>
            </w:del>
          </w:p>
        </w:tc>
        <w:tc>
          <w:tcPr>
            <w:tcW w:w="2583" w:type="dxa"/>
          </w:tcPr>
          <w:p w14:paraId="1E3E7527" w14:textId="54DD5963" w:rsidR="0093650A" w:rsidRPr="00AF3B42" w:rsidDel="006739DE" w:rsidRDefault="0093650A" w:rsidP="0093650A">
            <w:pPr>
              <w:rPr>
                <w:del w:id="200" w:author="Nguyen Van Manh (FHN.JITS)" w:date="2022-03-29T13:04:00Z"/>
              </w:rPr>
            </w:pPr>
            <w:del w:id="201" w:author="Nguyen Van Manh (FHN.JITS)" w:date="2022-03-29T13:04:00Z">
              <w:r w:rsidRPr="00AF3B42" w:rsidDel="006739DE">
                <w:delText>getUserType()</w:delText>
              </w:r>
            </w:del>
          </w:p>
        </w:tc>
        <w:tc>
          <w:tcPr>
            <w:tcW w:w="5921" w:type="dxa"/>
          </w:tcPr>
          <w:p w14:paraId="5D212179" w14:textId="4ABB143D" w:rsidR="0093650A" w:rsidRPr="00AF3B42" w:rsidDel="006739DE" w:rsidRDefault="0093650A" w:rsidP="0093650A">
            <w:pPr>
              <w:rPr>
                <w:del w:id="202" w:author="Nguyen Van Manh (FHN.JITS)" w:date="2022-03-29T13:04:00Z"/>
              </w:rPr>
            </w:pPr>
            <w:del w:id="203" w:author="Nguyen Van Manh (FHN.JITS)" w:date="2022-03-29T13:04:00Z">
              <w:r w:rsidRPr="00AF3B42" w:rsidDel="006739DE">
                <w:delText>Return value of attribute userType</w:delText>
              </w:r>
            </w:del>
          </w:p>
        </w:tc>
      </w:tr>
      <w:tr w:rsidR="0093650A" w:rsidRPr="00542625" w:rsidDel="006739DE" w14:paraId="76707DBF" w14:textId="385A462F" w:rsidTr="0093650A">
        <w:trPr>
          <w:del w:id="204" w:author="Nguyen Van Manh (FHN.JITS)" w:date="2022-03-29T13:04:00Z"/>
        </w:trPr>
        <w:tc>
          <w:tcPr>
            <w:tcW w:w="567" w:type="dxa"/>
          </w:tcPr>
          <w:p w14:paraId="43AF4907" w14:textId="6D929E17" w:rsidR="0093650A" w:rsidRPr="00AF3B42" w:rsidDel="006739DE" w:rsidRDefault="0093650A" w:rsidP="0093650A">
            <w:pPr>
              <w:rPr>
                <w:del w:id="205" w:author="Nguyen Van Manh (FHN.JITS)" w:date="2022-03-29T13:04:00Z"/>
              </w:rPr>
            </w:pPr>
            <w:del w:id="206" w:author="Nguyen Van Manh (FHN.JITS)" w:date="2022-03-29T13:04:00Z">
              <w:r w:rsidRPr="00AF3B42" w:rsidDel="006739DE">
                <w:delText>09</w:delText>
              </w:r>
            </w:del>
          </w:p>
        </w:tc>
        <w:tc>
          <w:tcPr>
            <w:tcW w:w="2583" w:type="dxa"/>
          </w:tcPr>
          <w:p w14:paraId="36917B31" w14:textId="2CC7CD65" w:rsidR="0093650A" w:rsidRPr="00AF3B42" w:rsidDel="006739DE" w:rsidRDefault="0093650A" w:rsidP="0093650A">
            <w:pPr>
              <w:rPr>
                <w:del w:id="207" w:author="Nguyen Van Manh (FHN.JITS)" w:date="2022-03-29T13:04:00Z"/>
              </w:rPr>
            </w:pPr>
            <w:del w:id="208" w:author="Nguyen Van Manh (FHN.JITS)" w:date="2022-03-29T13:04:00Z">
              <w:r w:rsidRPr="00AF3B42" w:rsidDel="006739DE">
                <w:delText>setUserType ()</w:delText>
              </w:r>
            </w:del>
          </w:p>
        </w:tc>
        <w:tc>
          <w:tcPr>
            <w:tcW w:w="5921" w:type="dxa"/>
          </w:tcPr>
          <w:p w14:paraId="062FE4FD" w14:textId="081F6B0B" w:rsidR="0093650A" w:rsidRPr="00AF3B42" w:rsidDel="006739DE" w:rsidRDefault="0093650A" w:rsidP="0093650A">
            <w:pPr>
              <w:rPr>
                <w:del w:id="209" w:author="Nguyen Van Manh (FHN.JITS)" w:date="2022-03-29T13:04:00Z"/>
              </w:rPr>
            </w:pPr>
            <w:del w:id="210" w:author="Nguyen Van Manh (FHN.JITS)" w:date="2022-03-29T13:04:00Z">
              <w:r w:rsidRPr="00AF3B42" w:rsidDel="006739DE">
                <w:delText>Set value to attribute userType</w:delText>
              </w:r>
            </w:del>
          </w:p>
        </w:tc>
      </w:tr>
      <w:tr w:rsidR="0093650A" w:rsidRPr="00542625" w:rsidDel="006739DE" w14:paraId="6990EF72" w14:textId="26B2ED0E" w:rsidTr="0093650A">
        <w:trPr>
          <w:del w:id="211" w:author="Nguyen Van Manh (FHN.JITS)" w:date="2022-03-29T13:04:00Z"/>
        </w:trPr>
        <w:tc>
          <w:tcPr>
            <w:tcW w:w="567" w:type="dxa"/>
          </w:tcPr>
          <w:p w14:paraId="5494FF4C" w14:textId="7A4353F6" w:rsidR="0093650A" w:rsidRPr="00AF3B42" w:rsidDel="006739DE" w:rsidRDefault="0093650A" w:rsidP="0093650A">
            <w:pPr>
              <w:rPr>
                <w:del w:id="212" w:author="Nguyen Van Manh (FHN.JITS)" w:date="2022-03-29T13:04:00Z"/>
              </w:rPr>
            </w:pPr>
            <w:del w:id="213" w:author="Nguyen Van Manh (FHN.JITS)" w:date="2022-03-29T13:04:00Z">
              <w:r w:rsidRPr="00AF3B42" w:rsidDel="006739DE">
                <w:delText>10</w:delText>
              </w:r>
            </w:del>
          </w:p>
        </w:tc>
        <w:tc>
          <w:tcPr>
            <w:tcW w:w="2583" w:type="dxa"/>
          </w:tcPr>
          <w:p w14:paraId="7312EAA3" w14:textId="03F8EAE0" w:rsidR="0093650A" w:rsidRPr="00AF3B42" w:rsidDel="006739DE" w:rsidRDefault="0093650A" w:rsidP="0093650A">
            <w:pPr>
              <w:rPr>
                <w:del w:id="214" w:author="Nguyen Van Manh (FHN.JITS)" w:date="2022-03-29T13:04:00Z"/>
              </w:rPr>
            </w:pPr>
            <w:del w:id="215" w:author="Nguyen Van Manh (FHN.JITS)" w:date="2022-03-29T13:04:00Z">
              <w:r w:rsidRPr="00AF3B42" w:rsidDel="006739DE">
                <w:delText>isActiveStatus()</w:delText>
              </w:r>
            </w:del>
          </w:p>
        </w:tc>
        <w:tc>
          <w:tcPr>
            <w:tcW w:w="5921" w:type="dxa"/>
          </w:tcPr>
          <w:p w14:paraId="37C05BDD" w14:textId="4F4F0D02" w:rsidR="0093650A" w:rsidRPr="00AF3B42" w:rsidDel="006739DE" w:rsidRDefault="0093650A" w:rsidP="0093650A">
            <w:pPr>
              <w:rPr>
                <w:del w:id="216" w:author="Nguyen Van Manh (FHN.JITS)" w:date="2022-03-29T13:04:00Z"/>
              </w:rPr>
            </w:pPr>
            <w:del w:id="217" w:author="Nguyen Van Manh (FHN.JITS)" w:date="2022-03-29T13:04:00Z">
              <w:r w:rsidRPr="00AF3B42" w:rsidDel="006739DE">
                <w:delText>Return value of attribute activeStatus</w:delText>
              </w:r>
            </w:del>
          </w:p>
        </w:tc>
      </w:tr>
      <w:tr w:rsidR="0093650A" w:rsidRPr="00542625" w:rsidDel="006739DE" w14:paraId="6F120717" w14:textId="2C07997F" w:rsidTr="0093650A">
        <w:trPr>
          <w:del w:id="218" w:author="Nguyen Van Manh (FHN.JITS)" w:date="2022-03-29T13:04:00Z"/>
        </w:trPr>
        <w:tc>
          <w:tcPr>
            <w:tcW w:w="567" w:type="dxa"/>
          </w:tcPr>
          <w:p w14:paraId="783ED129" w14:textId="393CF812" w:rsidR="0093650A" w:rsidRPr="00AF3B42" w:rsidDel="006739DE" w:rsidRDefault="0093650A" w:rsidP="0093650A">
            <w:pPr>
              <w:rPr>
                <w:del w:id="219" w:author="Nguyen Van Manh (FHN.JITS)" w:date="2022-03-29T13:04:00Z"/>
              </w:rPr>
            </w:pPr>
            <w:del w:id="220" w:author="Nguyen Van Manh (FHN.JITS)" w:date="2022-03-29T13:04:00Z">
              <w:r w:rsidRPr="00AF3B42" w:rsidDel="006739DE">
                <w:delText>11</w:delText>
              </w:r>
            </w:del>
          </w:p>
        </w:tc>
        <w:tc>
          <w:tcPr>
            <w:tcW w:w="2583" w:type="dxa"/>
          </w:tcPr>
          <w:p w14:paraId="1CEB0F8D" w14:textId="7305970A" w:rsidR="0093650A" w:rsidRPr="00AF3B42" w:rsidDel="006739DE" w:rsidRDefault="0093650A" w:rsidP="0093650A">
            <w:pPr>
              <w:rPr>
                <w:del w:id="221" w:author="Nguyen Van Manh (FHN.JITS)" w:date="2022-03-29T13:04:00Z"/>
              </w:rPr>
            </w:pPr>
            <w:del w:id="222" w:author="Nguyen Van Manh (FHN.JITS)" w:date="2022-03-29T13:04:00Z">
              <w:r w:rsidRPr="00AF3B42" w:rsidDel="006739DE">
                <w:delText>setActiveStatus()</w:delText>
              </w:r>
            </w:del>
          </w:p>
        </w:tc>
        <w:tc>
          <w:tcPr>
            <w:tcW w:w="5921" w:type="dxa"/>
          </w:tcPr>
          <w:p w14:paraId="00C05F3B" w14:textId="388045EE" w:rsidR="0093650A" w:rsidRPr="00AF3B42" w:rsidDel="006739DE" w:rsidRDefault="0093650A" w:rsidP="0093650A">
            <w:pPr>
              <w:rPr>
                <w:del w:id="223" w:author="Nguyen Van Manh (FHN.JITS)" w:date="2022-03-29T13:04:00Z"/>
              </w:rPr>
            </w:pPr>
            <w:del w:id="224" w:author="Nguyen Van Manh (FHN.JITS)" w:date="2022-03-29T13:04:00Z">
              <w:r w:rsidRPr="00AF3B42" w:rsidDel="006739DE">
                <w:delText>Set value to attribute activeStatus</w:delText>
              </w:r>
            </w:del>
          </w:p>
        </w:tc>
      </w:tr>
      <w:tr w:rsidR="0093650A" w:rsidRPr="00542625" w:rsidDel="006739DE" w14:paraId="04BFF766" w14:textId="5250E309" w:rsidTr="0093650A">
        <w:trPr>
          <w:del w:id="225" w:author="Nguyen Van Manh (FHN.JITS)" w:date="2022-03-29T13:04:00Z"/>
        </w:trPr>
        <w:tc>
          <w:tcPr>
            <w:tcW w:w="567" w:type="dxa"/>
          </w:tcPr>
          <w:p w14:paraId="21A6E117" w14:textId="05DCC936" w:rsidR="0093650A" w:rsidRPr="00AF3B42" w:rsidDel="006739DE" w:rsidRDefault="0093650A" w:rsidP="0093650A">
            <w:pPr>
              <w:rPr>
                <w:del w:id="226" w:author="Nguyen Van Manh (FHN.JITS)" w:date="2022-03-29T13:04:00Z"/>
              </w:rPr>
            </w:pPr>
            <w:del w:id="227" w:author="Nguyen Van Manh (FHN.JITS)" w:date="2022-03-29T13:04:00Z">
              <w:r w:rsidDel="006739DE">
                <w:delText>12</w:delText>
              </w:r>
            </w:del>
          </w:p>
        </w:tc>
        <w:tc>
          <w:tcPr>
            <w:tcW w:w="2583" w:type="dxa"/>
          </w:tcPr>
          <w:p w14:paraId="1A15E562" w14:textId="0FBA5C0E" w:rsidR="0093650A" w:rsidRPr="00AF3B42" w:rsidDel="006739DE" w:rsidRDefault="0093650A" w:rsidP="0093650A">
            <w:pPr>
              <w:rPr>
                <w:del w:id="228" w:author="Nguyen Van Manh (FHN.JITS)" w:date="2022-03-29T13:04:00Z"/>
              </w:rPr>
            </w:pPr>
            <w:del w:id="229" w:author="Nguyen Van Manh (FHN.JITS)" w:date="2022-03-29T13:04:00Z">
              <w:r w:rsidRPr="00BA13F3" w:rsidDel="006739DE">
                <w:delText>Login</w:delText>
              </w:r>
              <w:r w:rsidDel="006739DE">
                <w:delText>(User user)</w:delText>
              </w:r>
            </w:del>
          </w:p>
        </w:tc>
        <w:tc>
          <w:tcPr>
            <w:tcW w:w="5921" w:type="dxa"/>
          </w:tcPr>
          <w:p w14:paraId="550D92A7" w14:textId="38027BB7" w:rsidR="0093650A" w:rsidRPr="00AF3B42" w:rsidDel="006739DE" w:rsidRDefault="0093650A" w:rsidP="0093650A">
            <w:pPr>
              <w:rPr>
                <w:del w:id="230" w:author="Nguyen Van Manh (FHN.JITS)" w:date="2022-03-29T13:04:00Z"/>
              </w:rPr>
            </w:pPr>
            <w:del w:id="231" w:author="Nguyen Van Manh (FHN.JITS)" w:date="2022-03-29T13:04:00Z">
              <w:r w:rsidDel="006739DE">
                <w:delText>Get data from database then create and return User object</w:delText>
              </w:r>
            </w:del>
          </w:p>
        </w:tc>
      </w:tr>
      <w:tr w:rsidR="0093650A" w:rsidRPr="00542625" w:rsidDel="006739DE" w14:paraId="6DADC44C" w14:textId="00E93654" w:rsidTr="0093650A">
        <w:trPr>
          <w:del w:id="232" w:author="Nguyen Van Manh (FHN.JITS)" w:date="2022-03-29T13:04:00Z"/>
        </w:trPr>
        <w:tc>
          <w:tcPr>
            <w:tcW w:w="567" w:type="dxa"/>
          </w:tcPr>
          <w:p w14:paraId="5382B8A7" w14:textId="4393C6EF" w:rsidR="0093650A" w:rsidRPr="00AF3B42" w:rsidDel="006739DE" w:rsidRDefault="0093650A" w:rsidP="0093650A">
            <w:pPr>
              <w:rPr>
                <w:del w:id="233" w:author="Nguyen Van Manh (FHN.JITS)" w:date="2022-03-29T13:04:00Z"/>
              </w:rPr>
            </w:pPr>
            <w:del w:id="234" w:author="Nguyen Van Manh (FHN.JITS)" w:date="2022-03-29T13:04:00Z">
              <w:r w:rsidDel="006739DE">
                <w:delText>13</w:delText>
              </w:r>
            </w:del>
          </w:p>
        </w:tc>
        <w:tc>
          <w:tcPr>
            <w:tcW w:w="2583" w:type="dxa"/>
          </w:tcPr>
          <w:p w14:paraId="58F2CC23" w14:textId="14BB84C0" w:rsidR="0093650A" w:rsidRPr="00AF3B42" w:rsidDel="006739DE" w:rsidRDefault="0093650A" w:rsidP="0093650A">
            <w:pPr>
              <w:rPr>
                <w:del w:id="235" w:author="Nguyen Van Manh (FHN.JITS)" w:date="2022-03-29T13:04:00Z"/>
              </w:rPr>
            </w:pPr>
            <w:del w:id="236" w:author="Nguyen Van Manh (FHN.JITS)" w:date="2022-03-29T13:04:00Z">
              <w:r w:rsidRPr="00BC4838" w:rsidDel="006739DE">
                <w:delText>addUser</w:delText>
              </w:r>
              <w:r w:rsidDel="006739DE">
                <w:delText>(User user)</w:delText>
              </w:r>
            </w:del>
          </w:p>
        </w:tc>
        <w:tc>
          <w:tcPr>
            <w:tcW w:w="5921" w:type="dxa"/>
          </w:tcPr>
          <w:p w14:paraId="758E4303" w14:textId="5657C9E5" w:rsidR="0093650A" w:rsidRPr="00AF3B42" w:rsidDel="006739DE" w:rsidRDefault="0093650A" w:rsidP="0093650A">
            <w:pPr>
              <w:rPr>
                <w:del w:id="237" w:author="Nguyen Van Manh (FHN.JITS)" w:date="2022-03-29T13:04:00Z"/>
              </w:rPr>
            </w:pPr>
            <w:del w:id="238" w:author="Nguyen Van Manh (FHN.JITS)" w:date="2022-03-29T13:04:00Z">
              <w:r w:rsidDel="006739DE">
                <w:delText>Add data object User to database</w:delText>
              </w:r>
            </w:del>
          </w:p>
        </w:tc>
      </w:tr>
      <w:tr w:rsidR="0093650A" w:rsidRPr="00542625" w:rsidDel="006739DE" w14:paraId="6DCA0F80" w14:textId="15B2ACEA" w:rsidTr="0093650A">
        <w:trPr>
          <w:del w:id="239" w:author="Nguyen Van Manh (FHN.JITS)" w:date="2022-03-29T13:04:00Z"/>
        </w:trPr>
        <w:tc>
          <w:tcPr>
            <w:tcW w:w="567" w:type="dxa"/>
          </w:tcPr>
          <w:p w14:paraId="3E507B57" w14:textId="6273E9F8" w:rsidR="0093650A" w:rsidRPr="00AF3B42" w:rsidDel="006739DE" w:rsidRDefault="0093650A" w:rsidP="0093650A">
            <w:pPr>
              <w:rPr>
                <w:del w:id="240" w:author="Nguyen Van Manh (FHN.JITS)" w:date="2022-03-29T13:04:00Z"/>
              </w:rPr>
            </w:pPr>
            <w:del w:id="241" w:author="Nguyen Van Manh (FHN.JITS)" w:date="2022-03-29T13:04:00Z">
              <w:r w:rsidDel="006739DE">
                <w:delText>14</w:delText>
              </w:r>
            </w:del>
          </w:p>
        </w:tc>
        <w:tc>
          <w:tcPr>
            <w:tcW w:w="2583" w:type="dxa"/>
          </w:tcPr>
          <w:p w14:paraId="30988974" w14:textId="02B84ED6" w:rsidR="0093650A" w:rsidRPr="00AF3B42" w:rsidDel="006739DE" w:rsidRDefault="0093650A" w:rsidP="0093650A">
            <w:pPr>
              <w:rPr>
                <w:del w:id="242" w:author="Nguyen Van Manh (FHN.JITS)" w:date="2022-03-29T13:04:00Z"/>
              </w:rPr>
            </w:pPr>
            <w:del w:id="243" w:author="Nguyen Van Manh (FHN.JITS)" w:date="2022-03-29T13:04:00Z">
              <w:r w:rsidRPr="00D102DD" w:rsidDel="006739DE">
                <w:delText>ChangeUserStatus</w:delText>
              </w:r>
              <w:r w:rsidDel="006739DE">
                <w:delText>(userId, activeFlag)</w:delText>
              </w:r>
            </w:del>
          </w:p>
        </w:tc>
        <w:tc>
          <w:tcPr>
            <w:tcW w:w="5921" w:type="dxa"/>
          </w:tcPr>
          <w:p w14:paraId="66DE009A" w14:textId="714596AF" w:rsidR="0093650A" w:rsidRPr="00884831" w:rsidDel="006739DE" w:rsidRDefault="0093650A" w:rsidP="0093650A">
            <w:pPr>
              <w:rPr>
                <w:del w:id="244" w:author="Nguyen Van Manh (FHN.JITS)" w:date="2022-03-29T13:04:00Z"/>
              </w:rPr>
            </w:pPr>
            <w:del w:id="245" w:author="Nguyen Van Manh (FHN.JITS)" w:date="2022-03-29T13:04:00Z">
              <w:r w:rsidDel="006739DE">
                <w:delText xml:space="preserve">Update data column </w:delText>
              </w:r>
              <w:r w:rsidDel="006739DE">
                <w:rPr>
                  <w:i/>
                </w:rPr>
                <w:delText xml:space="preserve">activeStatus </w:delText>
              </w:r>
              <w:r w:rsidDel="006739DE">
                <w:delText>of table Users</w:delText>
              </w:r>
            </w:del>
          </w:p>
        </w:tc>
      </w:tr>
      <w:tr w:rsidR="0093650A" w:rsidRPr="00542625" w:rsidDel="006739DE" w14:paraId="1D38C2B7" w14:textId="212A6FDC" w:rsidTr="0093650A">
        <w:trPr>
          <w:del w:id="246" w:author="Nguyen Van Manh (FHN.JITS)" w:date="2022-03-29T13:04:00Z"/>
        </w:trPr>
        <w:tc>
          <w:tcPr>
            <w:tcW w:w="567" w:type="dxa"/>
          </w:tcPr>
          <w:p w14:paraId="7BC18F7E" w14:textId="5B7188B7" w:rsidR="0093650A" w:rsidRPr="00AF3B42" w:rsidDel="006739DE" w:rsidRDefault="0093650A" w:rsidP="0093650A">
            <w:pPr>
              <w:rPr>
                <w:del w:id="247" w:author="Nguyen Van Manh (FHN.JITS)" w:date="2022-03-29T13:04:00Z"/>
              </w:rPr>
            </w:pPr>
            <w:del w:id="248" w:author="Nguyen Van Manh (FHN.JITS)" w:date="2022-03-29T13:04:00Z">
              <w:r w:rsidDel="006739DE">
                <w:delText>15</w:delText>
              </w:r>
            </w:del>
          </w:p>
        </w:tc>
        <w:tc>
          <w:tcPr>
            <w:tcW w:w="2583" w:type="dxa"/>
          </w:tcPr>
          <w:p w14:paraId="4BAAC77D" w14:textId="090C2412" w:rsidR="0093650A" w:rsidRPr="00AF3B42" w:rsidDel="006739DE" w:rsidRDefault="0093650A" w:rsidP="0093650A">
            <w:pPr>
              <w:rPr>
                <w:del w:id="249" w:author="Nguyen Van Manh (FHN.JITS)" w:date="2022-03-29T13:04:00Z"/>
              </w:rPr>
            </w:pPr>
            <w:del w:id="250" w:author="Nguyen Van Manh (FHN.JITS)" w:date="2022-03-29T13:04:00Z">
              <w:r w:rsidDel="006739DE">
                <w:delText>changePassword(user)</w:delText>
              </w:r>
            </w:del>
          </w:p>
        </w:tc>
        <w:tc>
          <w:tcPr>
            <w:tcW w:w="5921" w:type="dxa"/>
          </w:tcPr>
          <w:p w14:paraId="71B3E3D8" w14:textId="1812B806" w:rsidR="0093650A" w:rsidRPr="00AF3B42" w:rsidDel="006739DE" w:rsidRDefault="0093650A" w:rsidP="0093650A">
            <w:pPr>
              <w:rPr>
                <w:del w:id="251" w:author="Nguyen Van Manh (FHN.JITS)" w:date="2022-03-29T13:04:00Z"/>
              </w:rPr>
            </w:pPr>
            <w:del w:id="252" w:author="Nguyen Van Manh (FHN.JITS)" w:date="2022-03-29T13:04:00Z">
              <w:r w:rsidDel="006739DE">
                <w:delText xml:space="preserve">Update data column </w:delText>
              </w:r>
              <w:r w:rsidDel="006739DE">
                <w:rPr>
                  <w:i/>
                </w:rPr>
                <w:delText xml:space="preserve">password </w:delText>
              </w:r>
              <w:r w:rsidDel="006739DE">
                <w:delText>of table Users</w:delText>
              </w:r>
            </w:del>
          </w:p>
        </w:tc>
      </w:tr>
      <w:tr w:rsidR="0093650A" w:rsidRPr="00542625" w:rsidDel="006739DE" w14:paraId="7ED6BC2A" w14:textId="67F3499A" w:rsidTr="0093650A">
        <w:trPr>
          <w:del w:id="253" w:author="Nguyen Van Manh (FHN.JITS)" w:date="2022-03-29T13:04:00Z"/>
        </w:trPr>
        <w:tc>
          <w:tcPr>
            <w:tcW w:w="567" w:type="dxa"/>
          </w:tcPr>
          <w:p w14:paraId="2592BA07" w14:textId="73CEE467" w:rsidR="0093650A" w:rsidRPr="00AF3B42" w:rsidDel="006739DE" w:rsidRDefault="0093650A" w:rsidP="0093650A">
            <w:pPr>
              <w:rPr>
                <w:del w:id="254" w:author="Nguyen Van Manh (FHN.JITS)" w:date="2022-03-29T13:04:00Z"/>
              </w:rPr>
            </w:pPr>
            <w:del w:id="255" w:author="Nguyen Van Manh (FHN.JITS)" w:date="2022-03-29T13:04:00Z">
              <w:r w:rsidDel="006739DE">
                <w:delText>16</w:delText>
              </w:r>
            </w:del>
          </w:p>
        </w:tc>
        <w:tc>
          <w:tcPr>
            <w:tcW w:w="2583" w:type="dxa"/>
          </w:tcPr>
          <w:p w14:paraId="08F76654" w14:textId="71A45FF1" w:rsidR="0093650A" w:rsidRPr="00AF3B42" w:rsidDel="006739DE" w:rsidRDefault="0093650A" w:rsidP="0093650A">
            <w:pPr>
              <w:rPr>
                <w:del w:id="256" w:author="Nguyen Van Manh (FHN.JITS)" w:date="2022-03-29T13:04:00Z"/>
              </w:rPr>
            </w:pPr>
            <w:del w:id="257" w:author="Nguyen Van Manh (FHN.JITS)" w:date="2022-03-29T13:04:00Z">
              <w:r w:rsidDel="006739DE">
                <w:delText>updateUser(user)</w:delText>
              </w:r>
            </w:del>
          </w:p>
        </w:tc>
        <w:tc>
          <w:tcPr>
            <w:tcW w:w="5921" w:type="dxa"/>
          </w:tcPr>
          <w:p w14:paraId="161D5872" w14:textId="3939580A" w:rsidR="0093650A" w:rsidRPr="00AF3B42" w:rsidDel="006739DE" w:rsidRDefault="0093650A" w:rsidP="0093650A">
            <w:pPr>
              <w:rPr>
                <w:del w:id="258" w:author="Nguyen Van Manh (FHN.JITS)" w:date="2022-03-29T13:04:00Z"/>
              </w:rPr>
            </w:pPr>
            <w:del w:id="259" w:author="Nguyen Van Manh (FHN.JITS)" w:date="2022-03-29T13:04:00Z">
              <w:r w:rsidDel="006739DE">
                <w:delText>Update data all column of table Users</w:delText>
              </w:r>
            </w:del>
          </w:p>
        </w:tc>
      </w:tr>
      <w:tr w:rsidR="0093650A" w:rsidRPr="00542625" w:rsidDel="006739DE" w14:paraId="5074EE7B" w14:textId="30BFE3ED" w:rsidTr="0093650A">
        <w:trPr>
          <w:del w:id="260" w:author="Nguyen Van Manh (FHN.JITS)" w:date="2022-03-29T13:04:00Z"/>
        </w:trPr>
        <w:tc>
          <w:tcPr>
            <w:tcW w:w="567" w:type="dxa"/>
          </w:tcPr>
          <w:p w14:paraId="0EFDA4A7" w14:textId="7B5B8E34" w:rsidR="0093650A" w:rsidDel="006739DE" w:rsidRDefault="0093650A" w:rsidP="0093650A">
            <w:pPr>
              <w:rPr>
                <w:del w:id="261" w:author="Nguyen Van Manh (FHN.JITS)" w:date="2022-03-29T13:04:00Z"/>
              </w:rPr>
            </w:pPr>
            <w:del w:id="262" w:author="Nguyen Van Manh (FHN.JITS)" w:date="2022-03-29T13:04:00Z">
              <w:r w:rsidDel="006739DE">
                <w:delText>17</w:delText>
              </w:r>
            </w:del>
          </w:p>
        </w:tc>
        <w:tc>
          <w:tcPr>
            <w:tcW w:w="2583" w:type="dxa"/>
          </w:tcPr>
          <w:p w14:paraId="33A244DB" w14:textId="6E0275AC" w:rsidR="0093650A" w:rsidDel="006739DE" w:rsidRDefault="0093650A" w:rsidP="0093650A">
            <w:pPr>
              <w:rPr>
                <w:del w:id="263" w:author="Nguyen Van Manh (FHN.JITS)" w:date="2022-03-29T13:04:00Z"/>
              </w:rPr>
            </w:pPr>
            <w:del w:id="264" w:author="Nguyen Van Manh (FHN.JITS)" w:date="2022-03-29T13:04:00Z">
              <w:r w:rsidRPr="009B101B" w:rsidDel="006739DE">
                <w:delText>getUsersList</w:delText>
              </w:r>
              <w:r w:rsidDel="006739DE">
                <w:delText>()</w:delText>
              </w:r>
            </w:del>
          </w:p>
        </w:tc>
        <w:tc>
          <w:tcPr>
            <w:tcW w:w="5921" w:type="dxa"/>
          </w:tcPr>
          <w:p w14:paraId="73384326" w14:textId="6F692BBD" w:rsidR="0093650A" w:rsidDel="006739DE" w:rsidRDefault="0093650A" w:rsidP="0093650A">
            <w:pPr>
              <w:rPr>
                <w:del w:id="265" w:author="Nguyen Van Manh (FHN.JITS)" w:date="2022-03-29T13:04:00Z"/>
              </w:rPr>
            </w:pPr>
            <w:del w:id="266" w:author="Nguyen Van Manh (FHN.JITS)" w:date="2022-03-29T13:04:00Z">
              <w:r w:rsidDel="006739DE">
                <w:delText>Get all data from table User, create object User then return list User.</w:delText>
              </w:r>
            </w:del>
          </w:p>
        </w:tc>
      </w:tr>
      <w:tr w:rsidR="0093650A" w:rsidRPr="00542625" w:rsidDel="006739DE" w14:paraId="10A2F6EA" w14:textId="3BE884C5" w:rsidTr="0093650A">
        <w:trPr>
          <w:del w:id="267" w:author="Nguyen Van Manh (FHN.JITS)" w:date="2022-03-29T13:04:00Z"/>
        </w:trPr>
        <w:tc>
          <w:tcPr>
            <w:tcW w:w="567" w:type="dxa"/>
          </w:tcPr>
          <w:p w14:paraId="30EDD142" w14:textId="4C97D516" w:rsidR="0093650A" w:rsidDel="006739DE" w:rsidRDefault="0093650A" w:rsidP="0093650A">
            <w:pPr>
              <w:rPr>
                <w:del w:id="268" w:author="Nguyen Van Manh (FHN.JITS)" w:date="2022-03-29T13:04:00Z"/>
              </w:rPr>
            </w:pPr>
            <w:del w:id="269" w:author="Nguyen Van Manh (FHN.JITS)" w:date="2022-03-29T13:04:00Z">
              <w:r w:rsidDel="006739DE">
                <w:delText>18</w:delText>
              </w:r>
            </w:del>
          </w:p>
        </w:tc>
        <w:tc>
          <w:tcPr>
            <w:tcW w:w="2583" w:type="dxa"/>
          </w:tcPr>
          <w:p w14:paraId="2E818C05" w14:textId="77D68C99" w:rsidR="0093650A" w:rsidDel="006739DE" w:rsidRDefault="0093650A" w:rsidP="0093650A">
            <w:pPr>
              <w:rPr>
                <w:del w:id="270" w:author="Nguyen Van Manh (FHN.JITS)" w:date="2022-03-29T13:04:00Z"/>
              </w:rPr>
            </w:pPr>
            <w:del w:id="271" w:author="Nguyen Van Manh (FHN.JITS)" w:date="2022-03-29T13:04:00Z">
              <w:r w:rsidDel="006739DE">
                <w:delText>getIdFromUsername(username)</w:delText>
              </w:r>
            </w:del>
          </w:p>
        </w:tc>
        <w:tc>
          <w:tcPr>
            <w:tcW w:w="5921" w:type="dxa"/>
          </w:tcPr>
          <w:p w14:paraId="3AE57AC0" w14:textId="7CDCC117" w:rsidR="0093650A" w:rsidDel="006739DE" w:rsidRDefault="0093650A" w:rsidP="0093650A">
            <w:pPr>
              <w:rPr>
                <w:del w:id="272" w:author="Nguyen Van Manh (FHN.JITS)" w:date="2022-03-29T13:04:00Z"/>
              </w:rPr>
            </w:pPr>
            <w:del w:id="273" w:author="Nguyen Van Manh (FHN.JITS)" w:date="2022-03-29T13:04:00Z">
              <w:r w:rsidDel="006739DE">
                <w:delText>Return Id of username input.</w:delText>
              </w:r>
            </w:del>
          </w:p>
        </w:tc>
      </w:tr>
      <w:tr w:rsidR="0093650A" w:rsidRPr="00542625" w:rsidDel="006739DE" w14:paraId="418B0740" w14:textId="05273697" w:rsidTr="0093650A">
        <w:trPr>
          <w:del w:id="274" w:author="Nguyen Van Manh (FHN.JITS)" w:date="2022-03-29T13:04:00Z"/>
        </w:trPr>
        <w:tc>
          <w:tcPr>
            <w:tcW w:w="567" w:type="dxa"/>
          </w:tcPr>
          <w:p w14:paraId="56E71658" w14:textId="623A4551" w:rsidR="0093650A" w:rsidDel="006739DE" w:rsidRDefault="0093650A" w:rsidP="0093650A">
            <w:pPr>
              <w:rPr>
                <w:del w:id="275" w:author="Nguyen Van Manh (FHN.JITS)" w:date="2022-03-29T13:04:00Z"/>
              </w:rPr>
            </w:pPr>
            <w:del w:id="276" w:author="Nguyen Van Manh (FHN.JITS)" w:date="2022-03-29T13:04:00Z">
              <w:r w:rsidDel="006739DE">
                <w:delText>19</w:delText>
              </w:r>
            </w:del>
          </w:p>
        </w:tc>
        <w:tc>
          <w:tcPr>
            <w:tcW w:w="2583" w:type="dxa"/>
          </w:tcPr>
          <w:p w14:paraId="7A5115AB" w14:textId="708226C4" w:rsidR="0093650A" w:rsidDel="006739DE" w:rsidRDefault="0093650A" w:rsidP="0093650A">
            <w:pPr>
              <w:rPr>
                <w:del w:id="277" w:author="Nguyen Van Manh (FHN.JITS)" w:date="2022-03-29T13:04:00Z"/>
              </w:rPr>
            </w:pPr>
            <w:del w:id="278" w:author="Nguyen Van Manh (FHN.JITS)" w:date="2022-03-29T13:04:00Z">
              <w:r w:rsidDel="006739DE">
                <w:delText>getUserFromId(Id)</w:delText>
              </w:r>
            </w:del>
          </w:p>
        </w:tc>
        <w:tc>
          <w:tcPr>
            <w:tcW w:w="5921" w:type="dxa"/>
          </w:tcPr>
          <w:p w14:paraId="13B929F3" w14:textId="4C160E16" w:rsidR="0093650A" w:rsidDel="006739DE" w:rsidRDefault="0093650A" w:rsidP="0093650A">
            <w:pPr>
              <w:rPr>
                <w:del w:id="279" w:author="Nguyen Van Manh (FHN.JITS)" w:date="2022-03-29T13:04:00Z"/>
              </w:rPr>
            </w:pPr>
            <w:del w:id="280" w:author="Nguyen Van Manh (FHN.JITS)" w:date="2022-03-29T13:04:00Z">
              <w:r w:rsidDel="006739DE">
                <w:delText>Return User have Id same with input Id.</w:delText>
              </w:r>
            </w:del>
          </w:p>
        </w:tc>
      </w:tr>
      <w:tr w:rsidR="0093650A" w:rsidRPr="00542625" w:rsidDel="006739DE" w14:paraId="6F3FAF67" w14:textId="2B93F6EA" w:rsidTr="0093650A">
        <w:trPr>
          <w:del w:id="281" w:author="Nguyen Van Manh (FHN.JITS)" w:date="2022-03-29T13:04:00Z"/>
        </w:trPr>
        <w:tc>
          <w:tcPr>
            <w:tcW w:w="567" w:type="dxa"/>
          </w:tcPr>
          <w:p w14:paraId="0DA1F007" w14:textId="4C65F51A" w:rsidR="0093650A" w:rsidDel="006739DE" w:rsidRDefault="0093650A" w:rsidP="0093650A">
            <w:pPr>
              <w:rPr>
                <w:del w:id="282" w:author="Nguyen Van Manh (FHN.JITS)" w:date="2022-03-29T13:04:00Z"/>
              </w:rPr>
            </w:pPr>
            <w:del w:id="283" w:author="Nguyen Van Manh (FHN.JITS)" w:date="2022-03-29T13:04:00Z">
              <w:r w:rsidDel="006739DE">
                <w:delText>20</w:delText>
              </w:r>
            </w:del>
          </w:p>
        </w:tc>
        <w:tc>
          <w:tcPr>
            <w:tcW w:w="2583" w:type="dxa"/>
          </w:tcPr>
          <w:p w14:paraId="188204DA" w14:textId="7E78D3C3" w:rsidR="0093650A" w:rsidDel="006739DE" w:rsidRDefault="0093650A" w:rsidP="0093650A">
            <w:pPr>
              <w:rPr>
                <w:del w:id="284" w:author="Nguyen Van Manh (FHN.JITS)" w:date="2022-03-29T13:04:00Z"/>
              </w:rPr>
            </w:pPr>
            <w:del w:id="285" w:author="Nguyen Van Manh (FHN.JITS)" w:date="2022-03-29T13:04:00Z">
              <w:r w:rsidDel="006739DE">
                <w:delText>getUserNameWithId(Id)</w:delText>
              </w:r>
            </w:del>
          </w:p>
        </w:tc>
        <w:tc>
          <w:tcPr>
            <w:tcW w:w="5921" w:type="dxa"/>
          </w:tcPr>
          <w:p w14:paraId="4F00DD89" w14:textId="7C60E090" w:rsidR="0093650A" w:rsidDel="006739DE" w:rsidRDefault="0093650A" w:rsidP="0093650A">
            <w:pPr>
              <w:rPr>
                <w:del w:id="286" w:author="Nguyen Van Manh (FHN.JITS)" w:date="2022-03-29T13:04:00Z"/>
              </w:rPr>
            </w:pPr>
            <w:del w:id="287" w:author="Nguyen Van Manh (FHN.JITS)" w:date="2022-03-29T13:04:00Z">
              <w:r w:rsidDel="006739DE">
                <w:delText>Return username at object User have id same with input Id</w:delText>
              </w:r>
            </w:del>
          </w:p>
        </w:tc>
      </w:tr>
      <w:tr w:rsidR="0093650A" w:rsidRPr="00542625" w:rsidDel="006739DE" w14:paraId="5738E753" w14:textId="26077796" w:rsidTr="0093650A">
        <w:trPr>
          <w:del w:id="288" w:author="Nguyen Van Manh (FHN.JITS)" w:date="2022-03-29T13:04:00Z"/>
        </w:trPr>
        <w:tc>
          <w:tcPr>
            <w:tcW w:w="567" w:type="dxa"/>
          </w:tcPr>
          <w:p w14:paraId="7938EC10" w14:textId="6674398F" w:rsidR="0093650A" w:rsidDel="006739DE" w:rsidRDefault="0093650A" w:rsidP="0093650A">
            <w:pPr>
              <w:rPr>
                <w:del w:id="289" w:author="Nguyen Van Manh (FHN.JITS)" w:date="2022-03-29T13:04:00Z"/>
              </w:rPr>
            </w:pPr>
            <w:del w:id="290" w:author="Nguyen Van Manh (FHN.JITS)" w:date="2022-03-29T13:04:00Z">
              <w:r w:rsidDel="006739DE">
                <w:delText>21</w:delText>
              </w:r>
            </w:del>
          </w:p>
        </w:tc>
        <w:tc>
          <w:tcPr>
            <w:tcW w:w="2583" w:type="dxa"/>
          </w:tcPr>
          <w:p w14:paraId="17C52683" w14:textId="13D118E4" w:rsidR="0093650A" w:rsidDel="006739DE" w:rsidRDefault="0093650A" w:rsidP="0093650A">
            <w:pPr>
              <w:rPr>
                <w:del w:id="291" w:author="Nguyen Van Manh (FHN.JITS)" w:date="2022-03-29T13:04:00Z"/>
              </w:rPr>
            </w:pPr>
            <w:del w:id="292" w:author="Nguyen Van Manh (FHN.JITS)" w:date="2022-03-29T13:04:00Z">
              <w:r w:rsidDel="006739DE">
                <w:delText>getWardIdByUserId(userId)</w:delText>
              </w:r>
            </w:del>
          </w:p>
        </w:tc>
        <w:tc>
          <w:tcPr>
            <w:tcW w:w="5921" w:type="dxa"/>
          </w:tcPr>
          <w:p w14:paraId="01633D72" w14:textId="45674679" w:rsidR="0093650A" w:rsidDel="006739DE" w:rsidRDefault="0093650A" w:rsidP="0093650A">
            <w:pPr>
              <w:rPr>
                <w:del w:id="293" w:author="Nguyen Van Manh (FHN.JITS)" w:date="2022-03-29T13:04:00Z"/>
              </w:rPr>
            </w:pPr>
            <w:del w:id="294" w:author="Nguyen Van Manh (FHN.JITS)" w:date="2022-03-29T13:04:00Z">
              <w:r w:rsidDel="006739DE">
                <w:delText>Return ward id belong to user.</w:delText>
              </w:r>
            </w:del>
          </w:p>
        </w:tc>
      </w:tr>
    </w:tbl>
    <w:p w14:paraId="3D0F3BBD" w14:textId="078370FD" w:rsidR="0093650A" w:rsidDel="006739DE" w:rsidRDefault="0093650A" w:rsidP="0093650A">
      <w:pPr>
        <w:pStyle w:val="ListParagraph"/>
        <w:rPr>
          <w:del w:id="295" w:author="Nguyen Van Manh (FHN.JITS)" w:date="2022-03-29T13:04:00Z"/>
        </w:rPr>
      </w:pPr>
    </w:p>
    <w:p w14:paraId="0C7385C6" w14:textId="589255ED" w:rsidR="0093650A" w:rsidRPr="0093650A" w:rsidDel="006739DE" w:rsidRDefault="0093650A" w:rsidP="0093650A">
      <w:pPr>
        <w:pStyle w:val="ListParagraph"/>
        <w:numPr>
          <w:ilvl w:val="0"/>
          <w:numId w:val="20"/>
        </w:numPr>
        <w:rPr>
          <w:del w:id="296" w:author="Nguyen Van Manh (FHN.JITS)" w:date="2022-03-29T13:04:00Z"/>
          <w:b/>
        </w:rPr>
      </w:pPr>
      <w:del w:id="297" w:author="Nguyen Van Manh (FHN.JITS)" w:date="2022-03-29T13:04:00Z">
        <w:r w:rsidRPr="0093650A" w:rsidDel="006739DE">
          <w:rPr>
            <w:b/>
          </w:rPr>
          <w:delText>Sequense Diagram</w:delText>
        </w:r>
      </w:del>
    </w:p>
    <w:p w14:paraId="46DFB4AD" w14:textId="00F751E6" w:rsidR="0093650A" w:rsidDel="006739DE" w:rsidRDefault="0093650A" w:rsidP="0093650A">
      <w:pPr>
        <w:rPr>
          <w:del w:id="298" w:author="Nguyen Van Manh (FHN.JITS)" w:date="2022-03-29T13:04:00Z"/>
        </w:rPr>
      </w:pPr>
    </w:p>
    <w:p w14:paraId="0F233016" w14:textId="2EB260D5" w:rsidR="0093650A" w:rsidRPr="0091188A" w:rsidDel="006739DE" w:rsidRDefault="00920CAB" w:rsidP="0093650A">
      <w:pPr>
        <w:jc w:val="center"/>
        <w:rPr>
          <w:del w:id="299" w:author="Nguyen Van Manh (FHN.JITS)" w:date="2022-03-29T13:04:00Z"/>
          <w:i/>
          <w:sz w:val="20"/>
          <w:szCs w:val="20"/>
        </w:rPr>
      </w:pPr>
      <w:del w:id="300" w:author="Nguyen Van Manh (FHN.JITS)" w:date="2022-03-29T13:04:00Z">
        <w:r w:rsidDel="006739DE">
          <w:rPr>
            <w:i/>
            <w:sz w:val="20"/>
            <w:szCs w:val="20"/>
          </w:rPr>
          <w:delText>View Detail News</w:delText>
        </w:r>
        <w:r w:rsidRPr="0091188A" w:rsidDel="006739DE">
          <w:rPr>
            <w:i/>
            <w:sz w:val="20"/>
            <w:szCs w:val="20"/>
          </w:rPr>
          <w:delText xml:space="preserve"> </w:delText>
        </w:r>
        <w:r w:rsidR="0093650A" w:rsidRPr="0091188A" w:rsidDel="006739DE">
          <w:rPr>
            <w:i/>
            <w:sz w:val="20"/>
            <w:szCs w:val="20"/>
          </w:rPr>
          <w:delText>_</w:delText>
        </w:r>
        <w:r w:rsidR="0093650A" w:rsidDel="006739DE">
          <w:rPr>
            <w:i/>
            <w:sz w:val="20"/>
            <w:szCs w:val="20"/>
          </w:rPr>
          <w:delText>Sequense</w:delText>
        </w:r>
        <w:r w:rsidR="0093650A" w:rsidRPr="0091188A" w:rsidDel="006739DE">
          <w:rPr>
            <w:i/>
            <w:sz w:val="20"/>
            <w:szCs w:val="20"/>
          </w:rPr>
          <w:delText xml:space="preserve"> Diagram</w:delText>
        </w:r>
      </w:del>
    </w:p>
    <w:p w14:paraId="77BD1FA2" w14:textId="07C0C6B1" w:rsidR="0093650A" w:rsidRPr="008228A2" w:rsidDel="006739DE" w:rsidRDefault="00B71F73" w:rsidP="002A5F9E">
      <w:pPr>
        <w:pStyle w:val="Heading2"/>
        <w:rPr>
          <w:del w:id="301" w:author="Nguyen Van Manh (FHN.JITS)" w:date="2022-03-29T13:04:00Z"/>
        </w:rPr>
      </w:pPr>
      <w:del w:id="302" w:author="Nguyen Van Manh (FHN.JITS)" w:date="2022-03-29T13:04:00Z">
        <w:r w:rsidDel="006739DE">
          <w:delText>8</w:delText>
        </w:r>
        <w:r w:rsidR="0093650A" w:rsidRPr="008228A2" w:rsidDel="006739DE">
          <w:delText xml:space="preserve">. </w:delText>
        </w:r>
        <w:r w:rsidR="00920CAB" w:rsidDel="006739DE">
          <w:delText>Update News</w:delText>
        </w:r>
      </w:del>
    </w:p>
    <w:p w14:paraId="2D738AF4" w14:textId="77A853B6" w:rsidR="0093650A" w:rsidRPr="008228A2" w:rsidDel="006739DE" w:rsidRDefault="0093650A" w:rsidP="0093650A">
      <w:pPr>
        <w:ind w:firstLine="720"/>
        <w:rPr>
          <w:del w:id="303" w:author="Nguyen Van Manh (FHN.JITS)" w:date="2022-03-29T13:04:00Z"/>
          <w:b/>
        </w:rPr>
      </w:pPr>
      <w:del w:id="304" w:author="Nguyen Van Manh (FHN.JITS)" w:date="2022-03-29T13:04:00Z">
        <w:r w:rsidDel="006739DE">
          <w:rPr>
            <w:b/>
          </w:rPr>
          <w:delText xml:space="preserve">a. </w:delText>
        </w:r>
        <w:r w:rsidRPr="008228A2" w:rsidDel="006739DE">
          <w:rPr>
            <w:b/>
          </w:rPr>
          <w:delText xml:space="preserve"> Class Diagram: </w:delText>
        </w:r>
      </w:del>
    </w:p>
    <w:p w14:paraId="44A68B48" w14:textId="0FA0520D" w:rsidR="0093650A" w:rsidRPr="0091188A" w:rsidDel="006739DE" w:rsidRDefault="0093650A" w:rsidP="0093650A">
      <w:pPr>
        <w:rPr>
          <w:del w:id="305" w:author="Nguyen Van Manh (FHN.JITS)" w:date="2022-03-29T13:04:00Z"/>
        </w:rPr>
      </w:pPr>
    </w:p>
    <w:p w14:paraId="443A1E6D" w14:textId="69923BEC" w:rsidR="0093650A" w:rsidRPr="0091188A" w:rsidDel="006739DE" w:rsidRDefault="00920CAB" w:rsidP="0093650A">
      <w:pPr>
        <w:jc w:val="center"/>
        <w:rPr>
          <w:del w:id="306" w:author="Nguyen Van Manh (FHN.JITS)" w:date="2022-03-29T13:04:00Z"/>
          <w:i/>
          <w:sz w:val="20"/>
          <w:szCs w:val="20"/>
        </w:rPr>
      </w:pPr>
      <w:del w:id="307" w:author="Nguyen Van Manh (FHN.JITS)" w:date="2022-03-29T13:04:00Z">
        <w:r w:rsidDel="006739DE">
          <w:rPr>
            <w:i/>
            <w:sz w:val="20"/>
            <w:szCs w:val="20"/>
          </w:rPr>
          <w:delText>Update News</w:delText>
        </w:r>
        <w:r w:rsidR="0093650A" w:rsidRPr="0091188A" w:rsidDel="006739DE">
          <w:rPr>
            <w:i/>
            <w:sz w:val="20"/>
            <w:szCs w:val="20"/>
          </w:rPr>
          <w:delText>_Class Diagram</w:delText>
        </w:r>
      </w:del>
    </w:p>
    <w:p w14:paraId="04AE0A34" w14:textId="2A11CE49" w:rsidR="0093650A" w:rsidRPr="008228A2" w:rsidDel="006739DE" w:rsidRDefault="0093650A" w:rsidP="0093650A">
      <w:pPr>
        <w:rPr>
          <w:del w:id="308" w:author="Nguyen Van Manh (FHN.JITS)" w:date="2022-03-29T13:04:00Z"/>
          <w:b/>
        </w:rPr>
      </w:pPr>
    </w:p>
    <w:p w14:paraId="23CA0EC3" w14:textId="0823A289" w:rsidR="0093650A" w:rsidRPr="0093650A" w:rsidDel="006739DE" w:rsidRDefault="0093650A" w:rsidP="0093650A">
      <w:pPr>
        <w:pStyle w:val="ListParagraph"/>
        <w:numPr>
          <w:ilvl w:val="0"/>
          <w:numId w:val="21"/>
        </w:numPr>
        <w:rPr>
          <w:del w:id="309" w:author="Nguyen Van Manh (FHN.JITS)" w:date="2022-03-29T13:04:00Z"/>
          <w:b/>
        </w:rPr>
      </w:pPr>
      <w:del w:id="310" w:author="Nguyen Van Manh (FHN.JITS)" w:date="2022-03-29T13:04:00Z">
        <w:r w:rsidRPr="0093650A" w:rsidDel="006739DE">
          <w:rPr>
            <w:b/>
          </w:rPr>
          <w:delText>Class Specification</w:delText>
        </w:r>
      </w:del>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rsidDel="006739DE" w14:paraId="2078D9CE" w14:textId="716B9FEC" w:rsidTr="00CC1761">
        <w:trPr>
          <w:del w:id="311" w:author="Nguyen Van Manh (FHN.JITS)" w:date="2022-03-29T13:04:00Z"/>
        </w:trPr>
        <w:tc>
          <w:tcPr>
            <w:tcW w:w="567" w:type="dxa"/>
            <w:shd w:val="clear" w:color="auto" w:fill="BDD6EE" w:themeFill="accent1" w:themeFillTint="66"/>
          </w:tcPr>
          <w:p w14:paraId="19A50637" w14:textId="75CF5FEF" w:rsidR="0093650A" w:rsidRPr="00B04F78" w:rsidDel="006739DE" w:rsidRDefault="0093650A" w:rsidP="0093650A">
            <w:pPr>
              <w:spacing w:after="0" w:line="240" w:lineRule="auto"/>
              <w:jc w:val="center"/>
              <w:rPr>
                <w:del w:id="312" w:author="Nguyen Van Manh (FHN.JITS)" w:date="2022-03-29T13:04:00Z"/>
                <w:rFonts w:ascii="Calibri" w:eastAsia="Times New Roman" w:hAnsi="Calibri" w:cs="Calibri"/>
                <w:b/>
                <w:bCs/>
                <w:iCs/>
                <w:color w:val="000000"/>
                <w:lang w:val="en-GB" w:eastAsia="en-GB"/>
              </w:rPr>
            </w:pPr>
            <w:del w:id="313" w:author="Nguyen Van Manh (FHN.JITS)" w:date="2022-03-29T13:04:00Z">
              <w:r w:rsidRPr="00B04F78" w:rsidDel="006739DE">
                <w:rPr>
                  <w:rFonts w:ascii="Calibri" w:eastAsia="Times New Roman" w:hAnsi="Calibri" w:cs="Calibri" w:hint="eastAsia"/>
                  <w:b/>
                  <w:bCs/>
                  <w:iCs/>
                  <w:color w:val="000000"/>
                  <w:lang w:val="en-GB" w:eastAsia="en-GB"/>
                </w:rPr>
                <w:delText>No</w:delText>
              </w:r>
            </w:del>
          </w:p>
        </w:tc>
        <w:tc>
          <w:tcPr>
            <w:tcW w:w="2583" w:type="dxa"/>
            <w:shd w:val="clear" w:color="auto" w:fill="BDD6EE" w:themeFill="accent1" w:themeFillTint="66"/>
          </w:tcPr>
          <w:p w14:paraId="6AEC285F" w14:textId="34A7A396" w:rsidR="0093650A" w:rsidRPr="00B04F78" w:rsidDel="006739DE" w:rsidRDefault="0093650A" w:rsidP="0093650A">
            <w:pPr>
              <w:spacing w:after="0" w:line="240" w:lineRule="auto"/>
              <w:rPr>
                <w:del w:id="314" w:author="Nguyen Van Manh (FHN.JITS)" w:date="2022-03-29T13:04:00Z"/>
                <w:rFonts w:ascii="Calibri" w:eastAsia="Times New Roman" w:hAnsi="Calibri" w:cs="Calibri"/>
                <w:b/>
                <w:bCs/>
                <w:iCs/>
                <w:color w:val="000000"/>
                <w:lang w:val="en-GB" w:eastAsia="en-GB"/>
              </w:rPr>
            </w:pPr>
            <w:del w:id="315" w:author="Nguyen Van Manh (FHN.JITS)" w:date="2022-03-29T13:04:00Z">
              <w:r w:rsidRPr="00B04F78" w:rsidDel="006739DE">
                <w:rPr>
                  <w:rFonts w:ascii="Calibri" w:eastAsia="Times New Roman" w:hAnsi="Calibri" w:cs="Calibri" w:hint="eastAsia"/>
                  <w:b/>
                  <w:bCs/>
                  <w:iCs/>
                  <w:color w:val="000000"/>
                  <w:lang w:val="en-GB" w:eastAsia="en-GB"/>
                </w:rPr>
                <w:delText>Method</w:delText>
              </w:r>
            </w:del>
          </w:p>
        </w:tc>
        <w:tc>
          <w:tcPr>
            <w:tcW w:w="5921" w:type="dxa"/>
            <w:shd w:val="clear" w:color="auto" w:fill="BDD6EE" w:themeFill="accent1" w:themeFillTint="66"/>
          </w:tcPr>
          <w:p w14:paraId="00D5ADCA" w14:textId="69049F99" w:rsidR="0093650A" w:rsidRPr="00B04F78" w:rsidDel="006739DE" w:rsidRDefault="0093650A" w:rsidP="0093650A">
            <w:pPr>
              <w:spacing w:after="0" w:line="240" w:lineRule="auto"/>
              <w:rPr>
                <w:del w:id="316" w:author="Nguyen Van Manh (FHN.JITS)" w:date="2022-03-29T13:04:00Z"/>
                <w:rFonts w:ascii="Calibri" w:eastAsia="Times New Roman" w:hAnsi="Calibri" w:cs="Calibri"/>
                <w:b/>
                <w:bCs/>
                <w:iCs/>
                <w:color w:val="000000"/>
                <w:lang w:val="en-GB" w:eastAsia="en-GB"/>
              </w:rPr>
            </w:pPr>
            <w:del w:id="317" w:author="Nguyen Van Manh (FHN.JITS)" w:date="2022-03-29T13:04:00Z">
              <w:r w:rsidRPr="00B04F78" w:rsidDel="006739DE">
                <w:rPr>
                  <w:rFonts w:ascii="Calibri" w:eastAsia="Times New Roman" w:hAnsi="Calibri" w:cs="Calibri" w:hint="eastAsia"/>
                  <w:b/>
                  <w:bCs/>
                  <w:iCs/>
                  <w:color w:val="000000"/>
                  <w:lang w:val="en-GB" w:eastAsia="en-GB"/>
                </w:rPr>
                <w:delText>Description</w:delText>
              </w:r>
            </w:del>
          </w:p>
        </w:tc>
      </w:tr>
      <w:tr w:rsidR="0093650A" w:rsidRPr="00542625" w:rsidDel="006739DE" w14:paraId="66BA4292" w14:textId="06EBBD6B" w:rsidTr="0093650A">
        <w:trPr>
          <w:del w:id="318" w:author="Nguyen Van Manh (FHN.JITS)" w:date="2022-03-29T13:04:00Z"/>
        </w:trPr>
        <w:tc>
          <w:tcPr>
            <w:tcW w:w="567" w:type="dxa"/>
          </w:tcPr>
          <w:p w14:paraId="574868E3" w14:textId="4BFAAE5E" w:rsidR="0093650A" w:rsidRPr="00AF3B42" w:rsidDel="006739DE" w:rsidRDefault="0093650A" w:rsidP="0093650A">
            <w:pPr>
              <w:rPr>
                <w:del w:id="319" w:author="Nguyen Van Manh (FHN.JITS)" w:date="2022-03-29T13:04:00Z"/>
              </w:rPr>
            </w:pPr>
            <w:del w:id="320" w:author="Nguyen Van Manh (FHN.JITS)" w:date="2022-03-29T13:04:00Z">
              <w:r w:rsidRPr="00AF3B42" w:rsidDel="006739DE">
                <w:rPr>
                  <w:rFonts w:hint="eastAsia"/>
                </w:rPr>
                <w:delText>01</w:delText>
              </w:r>
            </w:del>
          </w:p>
        </w:tc>
        <w:tc>
          <w:tcPr>
            <w:tcW w:w="2583" w:type="dxa"/>
          </w:tcPr>
          <w:p w14:paraId="0FECA286" w14:textId="6B0019C6" w:rsidR="0093650A" w:rsidRPr="00AF3B42" w:rsidDel="006739DE" w:rsidRDefault="0093650A" w:rsidP="0093650A">
            <w:pPr>
              <w:rPr>
                <w:del w:id="321" w:author="Nguyen Van Manh (FHN.JITS)" w:date="2022-03-29T13:04:00Z"/>
              </w:rPr>
            </w:pPr>
            <w:del w:id="322" w:author="Nguyen Van Manh (FHN.JITS)" w:date="2022-03-29T13:04:00Z">
              <w:r w:rsidRPr="00AF3B42" w:rsidDel="006739DE">
                <w:delText>User()</w:delText>
              </w:r>
            </w:del>
          </w:p>
        </w:tc>
        <w:tc>
          <w:tcPr>
            <w:tcW w:w="5921" w:type="dxa"/>
          </w:tcPr>
          <w:p w14:paraId="0423A695" w14:textId="7DE9A1A9" w:rsidR="0093650A" w:rsidRPr="00AF3B42" w:rsidDel="006739DE" w:rsidRDefault="0093650A" w:rsidP="0093650A">
            <w:pPr>
              <w:rPr>
                <w:del w:id="323" w:author="Nguyen Van Manh (FHN.JITS)" w:date="2022-03-29T13:04:00Z"/>
              </w:rPr>
            </w:pPr>
            <w:del w:id="324" w:author="Nguyen Van Manh (FHN.JITS)" w:date="2022-03-29T13:04:00Z">
              <w:r w:rsidRPr="00AF3B42" w:rsidDel="006739DE">
                <w:delText>Contructor of object User.</w:delText>
              </w:r>
            </w:del>
          </w:p>
        </w:tc>
      </w:tr>
      <w:tr w:rsidR="0093650A" w:rsidRPr="00542625" w:rsidDel="006739DE" w14:paraId="6C2FDF83" w14:textId="41DC1C59" w:rsidTr="0093650A">
        <w:trPr>
          <w:del w:id="325" w:author="Nguyen Van Manh (FHN.JITS)" w:date="2022-03-29T13:04:00Z"/>
        </w:trPr>
        <w:tc>
          <w:tcPr>
            <w:tcW w:w="567" w:type="dxa"/>
          </w:tcPr>
          <w:p w14:paraId="1298CDD5" w14:textId="1CCE7070" w:rsidR="0093650A" w:rsidRPr="00AF3B42" w:rsidDel="006739DE" w:rsidRDefault="0093650A" w:rsidP="0093650A">
            <w:pPr>
              <w:rPr>
                <w:del w:id="326" w:author="Nguyen Van Manh (FHN.JITS)" w:date="2022-03-29T13:04:00Z"/>
              </w:rPr>
            </w:pPr>
            <w:del w:id="327" w:author="Nguyen Van Manh (FHN.JITS)" w:date="2022-03-29T13:04:00Z">
              <w:r w:rsidRPr="00AF3B42" w:rsidDel="006739DE">
                <w:delText>02</w:delText>
              </w:r>
            </w:del>
          </w:p>
        </w:tc>
        <w:tc>
          <w:tcPr>
            <w:tcW w:w="2583" w:type="dxa"/>
          </w:tcPr>
          <w:p w14:paraId="0B1D2259" w14:textId="36BC45DD" w:rsidR="0093650A" w:rsidRPr="00AF3B42" w:rsidDel="006739DE" w:rsidRDefault="0093650A" w:rsidP="0093650A">
            <w:pPr>
              <w:rPr>
                <w:del w:id="328" w:author="Nguyen Van Manh (FHN.JITS)" w:date="2022-03-29T13:04:00Z"/>
              </w:rPr>
            </w:pPr>
            <w:del w:id="329" w:author="Nguyen Van Manh (FHN.JITS)" w:date="2022-03-29T13:04:00Z">
              <w:r w:rsidRPr="00AF3B42" w:rsidDel="006739DE">
                <w:delText>getUserId()</w:delText>
              </w:r>
            </w:del>
          </w:p>
        </w:tc>
        <w:tc>
          <w:tcPr>
            <w:tcW w:w="5921" w:type="dxa"/>
          </w:tcPr>
          <w:p w14:paraId="77BB6C1F" w14:textId="6FD10C91" w:rsidR="0093650A" w:rsidRPr="00AF3B42" w:rsidDel="006739DE" w:rsidRDefault="0093650A" w:rsidP="0093650A">
            <w:pPr>
              <w:rPr>
                <w:del w:id="330" w:author="Nguyen Van Manh (FHN.JITS)" w:date="2022-03-29T13:04:00Z"/>
              </w:rPr>
            </w:pPr>
            <w:del w:id="331" w:author="Nguyen Van Manh (FHN.JITS)" w:date="2022-03-29T13:04:00Z">
              <w:r w:rsidRPr="00AF3B42" w:rsidDel="006739DE">
                <w:delText xml:space="preserve">Return value of attribute userId </w:delText>
              </w:r>
            </w:del>
          </w:p>
        </w:tc>
      </w:tr>
      <w:tr w:rsidR="0093650A" w:rsidRPr="00542625" w:rsidDel="006739DE" w14:paraId="0EBF1C5A" w14:textId="3AB4ED67" w:rsidTr="0093650A">
        <w:trPr>
          <w:del w:id="332" w:author="Nguyen Van Manh (FHN.JITS)" w:date="2022-03-29T13:04:00Z"/>
        </w:trPr>
        <w:tc>
          <w:tcPr>
            <w:tcW w:w="567" w:type="dxa"/>
          </w:tcPr>
          <w:p w14:paraId="039EA758" w14:textId="34385DF8" w:rsidR="0093650A" w:rsidRPr="00AF3B42" w:rsidDel="006739DE" w:rsidRDefault="0093650A" w:rsidP="0093650A">
            <w:pPr>
              <w:rPr>
                <w:del w:id="333" w:author="Nguyen Van Manh (FHN.JITS)" w:date="2022-03-29T13:04:00Z"/>
              </w:rPr>
            </w:pPr>
            <w:del w:id="334" w:author="Nguyen Van Manh (FHN.JITS)" w:date="2022-03-29T13:04:00Z">
              <w:r w:rsidRPr="00AF3B42" w:rsidDel="006739DE">
                <w:delText>03</w:delText>
              </w:r>
            </w:del>
          </w:p>
        </w:tc>
        <w:tc>
          <w:tcPr>
            <w:tcW w:w="2583" w:type="dxa"/>
          </w:tcPr>
          <w:p w14:paraId="78868D18" w14:textId="7179D28D" w:rsidR="0093650A" w:rsidRPr="00AF3B42" w:rsidDel="006739DE" w:rsidRDefault="0093650A" w:rsidP="0093650A">
            <w:pPr>
              <w:rPr>
                <w:del w:id="335" w:author="Nguyen Van Manh (FHN.JITS)" w:date="2022-03-29T13:04:00Z"/>
              </w:rPr>
            </w:pPr>
            <w:del w:id="336" w:author="Nguyen Van Manh (FHN.JITS)" w:date="2022-03-29T13:04:00Z">
              <w:r w:rsidRPr="00AF3B42" w:rsidDel="006739DE">
                <w:delText>setUserId()</w:delText>
              </w:r>
            </w:del>
          </w:p>
        </w:tc>
        <w:tc>
          <w:tcPr>
            <w:tcW w:w="5921" w:type="dxa"/>
          </w:tcPr>
          <w:p w14:paraId="5CDFBF6A" w14:textId="698F54CB" w:rsidR="0093650A" w:rsidRPr="00AF3B42" w:rsidDel="006739DE" w:rsidRDefault="0093650A" w:rsidP="0093650A">
            <w:pPr>
              <w:rPr>
                <w:del w:id="337" w:author="Nguyen Van Manh (FHN.JITS)" w:date="2022-03-29T13:04:00Z"/>
              </w:rPr>
            </w:pPr>
            <w:del w:id="338" w:author="Nguyen Van Manh (FHN.JITS)" w:date="2022-03-29T13:04:00Z">
              <w:r w:rsidRPr="00AF3B42" w:rsidDel="006739DE">
                <w:delText>Set value to attribute userId</w:delText>
              </w:r>
            </w:del>
          </w:p>
        </w:tc>
      </w:tr>
      <w:tr w:rsidR="0093650A" w:rsidRPr="00542625" w:rsidDel="006739DE" w14:paraId="76780E98" w14:textId="391A5E8A" w:rsidTr="0093650A">
        <w:trPr>
          <w:del w:id="339" w:author="Nguyen Van Manh (FHN.JITS)" w:date="2022-03-29T13:04:00Z"/>
        </w:trPr>
        <w:tc>
          <w:tcPr>
            <w:tcW w:w="567" w:type="dxa"/>
          </w:tcPr>
          <w:p w14:paraId="54AF702D" w14:textId="4A045359" w:rsidR="0093650A" w:rsidRPr="00AF3B42" w:rsidDel="006739DE" w:rsidRDefault="0093650A" w:rsidP="0093650A">
            <w:pPr>
              <w:rPr>
                <w:del w:id="340" w:author="Nguyen Van Manh (FHN.JITS)" w:date="2022-03-29T13:04:00Z"/>
              </w:rPr>
            </w:pPr>
            <w:del w:id="341" w:author="Nguyen Van Manh (FHN.JITS)" w:date="2022-03-29T13:04:00Z">
              <w:r w:rsidRPr="00AF3B42" w:rsidDel="006739DE">
                <w:delText>04</w:delText>
              </w:r>
            </w:del>
          </w:p>
        </w:tc>
        <w:tc>
          <w:tcPr>
            <w:tcW w:w="2583" w:type="dxa"/>
          </w:tcPr>
          <w:p w14:paraId="696F5320" w14:textId="22FE4963" w:rsidR="0093650A" w:rsidRPr="00AF3B42" w:rsidDel="006739DE" w:rsidRDefault="0093650A" w:rsidP="0093650A">
            <w:pPr>
              <w:rPr>
                <w:del w:id="342" w:author="Nguyen Van Manh (FHN.JITS)" w:date="2022-03-29T13:04:00Z"/>
              </w:rPr>
            </w:pPr>
            <w:del w:id="343" w:author="Nguyen Van Manh (FHN.JITS)" w:date="2022-03-29T13:04:00Z">
              <w:r w:rsidRPr="00AF3B42" w:rsidDel="006739DE">
                <w:delText>getUsername()</w:delText>
              </w:r>
            </w:del>
          </w:p>
        </w:tc>
        <w:tc>
          <w:tcPr>
            <w:tcW w:w="5921" w:type="dxa"/>
          </w:tcPr>
          <w:p w14:paraId="6ED4D83A" w14:textId="10521C75" w:rsidR="0093650A" w:rsidRPr="00AF3B42" w:rsidDel="006739DE" w:rsidRDefault="0093650A" w:rsidP="0093650A">
            <w:pPr>
              <w:rPr>
                <w:del w:id="344" w:author="Nguyen Van Manh (FHN.JITS)" w:date="2022-03-29T13:04:00Z"/>
              </w:rPr>
            </w:pPr>
            <w:del w:id="345" w:author="Nguyen Van Manh (FHN.JITS)" w:date="2022-03-29T13:04:00Z">
              <w:r w:rsidRPr="00AF3B42" w:rsidDel="006739DE">
                <w:delText>Return value of attribute userId</w:delText>
              </w:r>
            </w:del>
          </w:p>
        </w:tc>
      </w:tr>
      <w:tr w:rsidR="0093650A" w:rsidRPr="00542625" w:rsidDel="006739DE" w14:paraId="46B34573" w14:textId="206F2F20" w:rsidTr="0093650A">
        <w:trPr>
          <w:del w:id="346" w:author="Nguyen Van Manh (FHN.JITS)" w:date="2022-03-29T13:04:00Z"/>
        </w:trPr>
        <w:tc>
          <w:tcPr>
            <w:tcW w:w="567" w:type="dxa"/>
          </w:tcPr>
          <w:p w14:paraId="76D4E237" w14:textId="43A9AA27" w:rsidR="0093650A" w:rsidRPr="00AF3B42" w:rsidDel="006739DE" w:rsidRDefault="0093650A" w:rsidP="0093650A">
            <w:pPr>
              <w:rPr>
                <w:del w:id="347" w:author="Nguyen Van Manh (FHN.JITS)" w:date="2022-03-29T13:04:00Z"/>
              </w:rPr>
            </w:pPr>
            <w:del w:id="348" w:author="Nguyen Van Manh (FHN.JITS)" w:date="2022-03-29T13:04:00Z">
              <w:r w:rsidRPr="00AF3B42" w:rsidDel="006739DE">
                <w:delText>05</w:delText>
              </w:r>
            </w:del>
          </w:p>
        </w:tc>
        <w:tc>
          <w:tcPr>
            <w:tcW w:w="2583" w:type="dxa"/>
          </w:tcPr>
          <w:p w14:paraId="5FF741B4" w14:textId="5EF161B9" w:rsidR="0093650A" w:rsidRPr="00AF3B42" w:rsidDel="006739DE" w:rsidRDefault="0093650A" w:rsidP="0093650A">
            <w:pPr>
              <w:rPr>
                <w:del w:id="349" w:author="Nguyen Van Manh (FHN.JITS)" w:date="2022-03-29T13:04:00Z"/>
              </w:rPr>
            </w:pPr>
            <w:del w:id="350" w:author="Nguyen Van Manh (FHN.JITS)" w:date="2022-03-29T13:04:00Z">
              <w:r w:rsidRPr="00AF3B42" w:rsidDel="006739DE">
                <w:delText>setUsername()</w:delText>
              </w:r>
            </w:del>
          </w:p>
        </w:tc>
        <w:tc>
          <w:tcPr>
            <w:tcW w:w="5921" w:type="dxa"/>
          </w:tcPr>
          <w:p w14:paraId="2BA07B9F" w14:textId="6D3EE1F4" w:rsidR="0093650A" w:rsidRPr="00AF3B42" w:rsidDel="006739DE" w:rsidRDefault="0093650A" w:rsidP="0093650A">
            <w:pPr>
              <w:rPr>
                <w:del w:id="351" w:author="Nguyen Van Manh (FHN.JITS)" w:date="2022-03-29T13:04:00Z"/>
              </w:rPr>
            </w:pPr>
            <w:del w:id="352" w:author="Nguyen Van Manh (FHN.JITS)" w:date="2022-03-29T13:04:00Z">
              <w:r w:rsidRPr="00AF3B42" w:rsidDel="006739DE">
                <w:delText>Set value to attribute userId</w:delText>
              </w:r>
            </w:del>
          </w:p>
        </w:tc>
      </w:tr>
      <w:tr w:rsidR="0093650A" w:rsidRPr="00542625" w:rsidDel="006739DE" w14:paraId="5320E967" w14:textId="303826F5" w:rsidTr="0093650A">
        <w:trPr>
          <w:del w:id="353" w:author="Nguyen Van Manh (FHN.JITS)" w:date="2022-03-29T13:04:00Z"/>
        </w:trPr>
        <w:tc>
          <w:tcPr>
            <w:tcW w:w="567" w:type="dxa"/>
          </w:tcPr>
          <w:p w14:paraId="667C1994" w14:textId="646F9E3D" w:rsidR="0093650A" w:rsidRPr="00AF3B42" w:rsidDel="006739DE" w:rsidRDefault="0093650A" w:rsidP="0093650A">
            <w:pPr>
              <w:rPr>
                <w:del w:id="354" w:author="Nguyen Van Manh (FHN.JITS)" w:date="2022-03-29T13:04:00Z"/>
              </w:rPr>
            </w:pPr>
            <w:del w:id="355" w:author="Nguyen Van Manh (FHN.JITS)" w:date="2022-03-29T13:04:00Z">
              <w:r w:rsidRPr="00AF3B42" w:rsidDel="006739DE">
                <w:delText>06</w:delText>
              </w:r>
            </w:del>
          </w:p>
        </w:tc>
        <w:tc>
          <w:tcPr>
            <w:tcW w:w="2583" w:type="dxa"/>
          </w:tcPr>
          <w:p w14:paraId="41EE2393" w14:textId="29166C2B" w:rsidR="0093650A" w:rsidRPr="00AF3B42" w:rsidDel="006739DE" w:rsidRDefault="0093650A" w:rsidP="0093650A">
            <w:pPr>
              <w:rPr>
                <w:del w:id="356" w:author="Nguyen Van Manh (FHN.JITS)" w:date="2022-03-29T13:04:00Z"/>
              </w:rPr>
            </w:pPr>
            <w:del w:id="357" w:author="Nguyen Van Manh (FHN.JITS)" w:date="2022-03-29T13:04:00Z">
              <w:r w:rsidRPr="00AF3B42" w:rsidDel="006739DE">
                <w:delText>getPassword()</w:delText>
              </w:r>
            </w:del>
          </w:p>
        </w:tc>
        <w:tc>
          <w:tcPr>
            <w:tcW w:w="5921" w:type="dxa"/>
          </w:tcPr>
          <w:p w14:paraId="67D78BF3" w14:textId="5C407793" w:rsidR="0093650A" w:rsidRPr="00AF3B42" w:rsidDel="006739DE" w:rsidRDefault="0093650A" w:rsidP="0093650A">
            <w:pPr>
              <w:rPr>
                <w:del w:id="358" w:author="Nguyen Van Manh (FHN.JITS)" w:date="2022-03-29T13:04:00Z"/>
              </w:rPr>
            </w:pPr>
            <w:del w:id="359" w:author="Nguyen Van Manh (FHN.JITS)" w:date="2022-03-29T13:04:00Z">
              <w:r w:rsidRPr="00AF3B42" w:rsidDel="006739DE">
                <w:delText>Return attribute password</w:delText>
              </w:r>
            </w:del>
          </w:p>
        </w:tc>
      </w:tr>
      <w:tr w:rsidR="0093650A" w:rsidRPr="00542625" w:rsidDel="006739DE" w14:paraId="2A6291C0" w14:textId="3C189D15" w:rsidTr="0093650A">
        <w:trPr>
          <w:del w:id="360" w:author="Nguyen Van Manh (FHN.JITS)" w:date="2022-03-29T13:04:00Z"/>
        </w:trPr>
        <w:tc>
          <w:tcPr>
            <w:tcW w:w="567" w:type="dxa"/>
          </w:tcPr>
          <w:p w14:paraId="30A7057C" w14:textId="753B55B3" w:rsidR="0093650A" w:rsidRPr="00AF3B42" w:rsidDel="006739DE" w:rsidRDefault="0093650A" w:rsidP="0093650A">
            <w:pPr>
              <w:rPr>
                <w:del w:id="361" w:author="Nguyen Van Manh (FHN.JITS)" w:date="2022-03-29T13:04:00Z"/>
              </w:rPr>
            </w:pPr>
            <w:del w:id="362" w:author="Nguyen Van Manh (FHN.JITS)" w:date="2022-03-29T13:04:00Z">
              <w:r w:rsidRPr="00AF3B42" w:rsidDel="006739DE">
                <w:delText>07</w:delText>
              </w:r>
            </w:del>
          </w:p>
        </w:tc>
        <w:tc>
          <w:tcPr>
            <w:tcW w:w="2583" w:type="dxa"/>
          </w:tcPr>
          <w:p w14:paraId="128A438F" w14:textId="0053A5EC" w:rsidR="0093650A" w:rsidRPr="00AF3B42" w:rsidDel="006739DE" w:rsidRDefault="0093650A" w:rsidP="0093650A">
            <w:pPr>
              <w:rPr>
                <w:del w:id="363" w:author="Nguyen Van Manh (FHN.JITS)" w:date="2022-03-29T13:04:00Z"/>
              </w:rPr>
            </w:pPr>
            <w:del w:id="364" w:author="Nguyen Van Manh (FHN.JITS)" w:date="2022-03-29T13:04:00Z">
              <w:r w:rsidRPr="00AF3B42" w:rsidDel="006739DE">
                <w:delText>setPassword()</w:delText>
              </w:r>
            </w:del>
          </w:p>
        </w:tc>
        <w:tc>
          <w:tcPr>
            <w:tcW w:w="5921" w:type="dxa"/>
          </w:tcPr>
          <w:p w14:paraId="5D4E92CC" w14:textId="241105CF" w:rsidR="0093650A" w:rsidRPr="00AF3B42" w:rsidDel="006739DE" w:rsidRDefault="0093650A" w:rsidP="0093650A">
            <w:pPr>
              <w:rPr>
                <w:del w:id="365" w:author="Nguyen Van Manh (FHN.JITS)" w:date="2022-03-29T13:04:00Z"/>
              </w:rPr>
            </w:pPr>
            <w:del w:id="366" w:author="Nguyen Van Manh (FHN.JITS)" w:date="2022-03-29T13:04:00Z">
              <w:r w:rsidRPr="00AF3B42" w:rsidDel="006739DE">
                <w:delText>Set value to attribute password</w:delText>
              </w:r>
            </w:del>
          </w:p>
        </w:tc>
      </w:tr>
      <w:tr w:rsidR="0093650A" w:rsidRPr="00542625" w:rsidDel="006739DE" w14:paraId="73237CFB" w14:textId="3DDBADC8" w:rsidTr="0093650A">
        <w:trPr>
          <w:del w:id="367" w:author="Nguyen Van Manh (FHN.JITS)" w:date="2022-03-29T13:04:00Z"/>
        </w:trPr>
        <w:tc>
          <w:tcPr>
            <w:tcW w:w="567" w:type="dxa"/>
          </w:tcPr>
          <w:p w14:paraId="227E2CF9" w14:textId="174F106A" w:rsidR="0093650A" w:rsidRPr="00AF3B42" w:rsidDel="006739DE" w:rsidRDefault="0093650A" w:rsidP="0093650A">
            <w:pPr>
              <w:rPr>
                <w:del w:id="368" w:author="Nguyen Van Manh (FHN.JITS)" w:date="2022-03-29T13:04:00Z"/>
              </w:rPr>
            </w:pPr>
            <w:del w:id="369" w:author="Nguyen Van Manh (FHN.JITS)" w:date="2022-03-29T13:04:00Z">
              <w:r w:rsidRPr="00AF3B42" w:rsidDel="006739DE">
                <w:delText>08</w:delText>
              </w:r>
            </w:del>
          </w:p>
        </w:tc>
        <w:tc>
          <w:tcPr>
            <w:tcW w:w="2583" w:type="dxa"/>
          </w:tcPr>
          <w:p w14:paraId="5D90051A" w14:textId="4ED2A381" w:rsidR="0093650A" w:rsidRPr="00AF3B42" w:rsidDel="006739DE" w:rsidRDefault="0093650A" w:rsidP="0093650A">
            <w:pPr>
              <w:rPr>
                <w:del w:id="370" w:author="Nguyen Van Manh (FHN.JITS)" w:date="2022-03-29T13:04:00Z"/>
              </w:rPr>
            </w:pPr>
            <w:del w:id="371" w:author="Nguyen Van Manh (FHN.JITS)" w:date="2022-03-29T13:04:00Z">
              <w:r w:rsidRPr="00AF3B42" w:rsidDel="006739DE">
                <w:delText>getUserType()</w:delText>
              </w:r>
            </w:del>
          </w:p>
        </w:tc>
        <w:tc>
          <w:tcPr>
            <w:tcW w:w="5921" w:type="dxa"/>
          </w:tcPr>
          <w:p w14:paraId="79209C92" w14:textId="01D75B71" w:rsidR="0093650A" w:rsidRPr="00AF3B42" w:rsidDel="006739DE" w:rsidRDefault="0093650A" w:rsidP="0093650A">
            <w:pPr>
              <w:rPr>
                <w:del w:id="372" w:author="Nguyen Van Manh (FHN.JITS)" w:date="2022-03-29T13:04:00Z"/>
              </w:rPr>
            </w:pPr>
            <w:del w:id="373" w:author="Nguyen Van Manh (FHN.JITS)" w:date="2022-03-29T13:04:00Z">
              <w:r w:rsidRPr="00AF3B42" w:rsidDel="006739DE">
                <w:delText>Return value of attribute userType</w:delText>
              </w:r>
            </w:del>
          </w:p>
        </w:tc>
      </w:tr>
      <w:tr w:rsidR="0093650A" w:rsidRPr="00542625" w:rsidDel="006739DE" w14:paraId="5B770B8A" w14:textId="14847AE6" w:rsidTr="0093650A">
        <w:trPr>
          <w:del w:id="374" w:author="Nguyen Van Manh (FHN.JITS)" w:date="2022-03-29T13:04:00Z"/>
        </w:trPr>
        <w:tc>
          <w:tcPr>
            <w:tcW w:w="567" w:type="dxa"/>
          </w:tcPr>
          <w:p w14:paraId="337E9169" w14:textId="2FA6A02F" w:rsidR="0093650A" w:rsidRPr="00AF3B42" w:rsidDel="006739DE" w:rsidRDefault="0093650A" w:rsidP="0093650A">
            <w:pPr>
              <w:rPr>
                <w:del w:id="375" w:author="Nguyen Van Manh (FHN.JITS)" w:date="2022-03-29T13:04:00Z"/>
              </w:rPr>
            </w:pPr>
            <w:del w:id="376" w:author="Nguyen Van Manh (FHN.JITS)" w:date="2022-03-29T13:04:00Z">
              <w:r w:rsidRPr="00AF3B42" w:rsidDel="006739DE">
                <w:delText>09</w:delText>
              </w:r>
            </w:del>
          </w:p>
        </w:tc>
        <w:tc>
          <w:tcPr>
            <w:tcW w:w="2583" w:type="dxa"/>
          </w:tcPr>
          <w:p w14:paraId="199D3619" w14:textId="265C0357" w:rsidR="0093650A" w:rsidRPr="00AF3B42" w:rsidDel="006739DE" w:rsidRDefault="0093650A" w:rsidP="0093650A">
            <w:pPr>
              <w:rPr>
                <w:del w:id="377" w:author="Nguyen Van Manh (FHN.JITS)" w:date="2022-03-29T13:04:00Z"/>
              </w:rPr>
            </w:pPr>
            <w:del w:id="378" w:author="Nguyen Van Manh (FHN.JITS)" w:date="2022-03-29T13:04:00Z">
              <w:r w:rsidRPr="00AF3B42" w:rsidDel="006739DE">
                <w:delText>setUserType ()</w:delText>
              </w:r>
            </w:del>
          </w:p>
        </w:tc>
        <w:tc>
          <w:tcPr>
            <w:tcW w:w="5921" w:type="dxa"/>
          </w:tcPr>
          <w:p w14:paraId="3F312577" w14:textId="32F8F966" w:rsidR="0093650A" w:rsidRPr="00AF3B42" w:rsidDel="006739DE" w:rsidRDefault="0093650A" w:rsidP="0093650A">
            <w:pPr>
              <w:rPr>
                <w:del w:id="379" w:author="Nguyen Van Manh (FHN.JITS)" w:date="2022-03-29T13:04:00Z"/>
              </w:rPr>
            </w:pPr>
            <w:del w:id="380" w:author="Nguyen Van Manh (FHN.JITS)" w:date="2022-03-29T13:04:00Z">
              <w:r w:rsidRPr="00AF3B42" w:rsidDel="006739DE">
                <w:delText>Set value to attribute userType</w:delText>
              </w:r>
            </w:del>
          </w:p>
        </w:tc>
      </w:tr>
      <w:tr w:rsidR="0093650A" w:rsidRPr="00542625" w:rsidDel="006739DE" w14:paraId="5D9643C0" w14:textId="1BABDFEE" w:rsidTr="0093650A">
        <w:trPr>
          <w:del w:id="381" w:author="Nguyen Van Manh (FHN.JITS)" w:date="2022-03-29T13:04:00Z"/>
        </w:trPr>
        <w:tc>
          <w:tcPr>
            <w:tcW w:w="567" w:type="dxa"/>
          </w:tcPr>
          <w:p w14:paraId="010287A6" w14:textId="396B8FEA" w:rsidR="0093650A" w:rsidRPr="00AF3B42" w:rsidDel="006739DE" w:rsidRDefault="0093650A" w:rsidP="0093650A">
            <w:pPr>
              <w:rPr>
                <w:del w:id="382" w:author="Nguyen Van Manh (FHN.JITS)" w:date="2022-03-29T13:04:00Z"/>
              </w:rPr>
            </w:pPr>
            <w:del w:id="383" w:author="Nguyen Van Manh (FHN.JITS)" w:date="2022-03-29T13:04:00Z">
              <w:r w:rsidRPr="00AF3B42" w:rsidDel="006739DE">
                <w:delText>10</w:delText>
              </w:r>
            </w:del>
          </w:p>
        </w:tc>
        <w:tc>
          <w:tcPr>
            <w:tcW w:w="2583" w:type="dxa"/>
          </w:tcPr>
          <w:p w14:paraId="591AAEF7" w14:textId="6E7CCCFC" w:rsidR="0093650A" w:rsidRPr="00AF3B42" w:rsidDel="006739DE" w:rsidRDefault="0093650A" w:rsidP="0093650A">
            <w:pPr>
              <w:rPr>
                <w:del w:id="384" w:author="Nguyen Van Manh (FHN.JITS)" w:date="2022-03-29T13:04:00Z"/>
              </w:rPr>
            </w:pPr>
            <w:del w:id="385" w:author="Nguyen Van Manh (FHN.JITS)" w:date="2022-03-29T13:04:00Z">
              <w:r w:rsidRPr="00AF3B42" w:rsidDel="006739DE">
                <w:delText>isActiveStatus()</w:delText>
              </w:r>
            </w:del>
          </w:p>
        </w:tc>
        <w:tc>
          <w:tcPr>
            <w:tcW w:w="5921" w:type="dxa"/>
          </w:tcPr>
          <w:p w14:paraId="6FB71464" w14:textId="44D0DC9A" w:rsidR="0093650A" w:rsidRPr="00AF3B42" w:rsidDel="006739DE" w:rsidRDefault="0093650A" w:rsidP="0093650A">
            <w:pPr>
              <w:rPr>
                <w:del w:id="386" w:author="Nguyen Van Manh (FHN.JITS)" w:date="2022-03-29T13:04:00Z"/>
              </w:rPr>
            </w:pPr>
            <w:del w:id="387" w:author="Nguyen Van Manh (FHN.JITS)" w:date="2022-03-29T13:04:00Z">
              <w:r w:rsidRPr="00AF3B42" w:rsidDel="006739DE">
                <w:delText>Return value of attribute activeStatus</w:delText>
              </w:r>
            </w:del>
          </w:p>
        </w:tc>
      </w:tr>
      <w:tr w:rsidR="0093650A" w:rsidRPr="00542625" w:rsidDel="006739DE" w14:paraId="34928301" w14:textId="7165F70D" w:rsidTr="0093650A">
        <w:trPr>
          <w:del w:id="388" w:author="Nguyen Van Manh (FHN.JITS)" w:date="2022-03-29T13:04:00Z"/>
        </w:trPr>
        <w:tc>
          <w:tcPr>
            <w:tcW w:w="567" w:type="dxa"/>
          </w:tcPr>
          <w:p w14:paraId="68B20DAA" w14:textId="2BBA7B17" w:rsidR="0093650A" w:rsidRPr="00AF3B42" w:rsidDel="006739DE" w:rsidRDefault="0093650A" w:rsidP="0093650A">
            <w:pPr>
              <w:rPr>
                <w:del w:id="389" w:author="Nguyen Van Manh (FHN.JITS)" w:date="2022-03-29T13:04:00Z"/>
              </w:rPr>
            </w:pPr>
            <w:del w:id="390" w:author="Nguyen Van Manh (FHN.JITS)" w:date="2022-03-29T13:04:00Z">
              <w:r w:rsidRPr="00AF3B42" w:rsidDel="006739DE">
                <w:delText>11</w:delText>
              </w:r>
            </w:del>
          </w:p>
        </w:tc>
        <w:tc>
          <w:tcPr>
            <w:tcW w:w="2583" w:type="dxa"/>
          </w:tcPr>
          <w:p w14:paraId="11C328B3" w14:textId="2C10DBBA" w:rsidR="0093650A" w:rsidRPr="00AF3B42" w:rsidDel="006739DE" w:rsidRDefault="0093650A" w:rsidP="0093650A">
            <w:pPr>
              <w:rPr>
                <w:del w:id="391" w:author="Nguyen Van Manh (FHN.JITS)" w:date="2022-03-29T13:04:00Z"/>
              </w:rPr>
            </w:pPr>
            <w:del w:id="392" w:author="Nguyen Van Manh (FHN.JITS)" w:date="2022-03-29T13:04:00Z">
              <w:r w:rsidRPr="00AF3B42" w:rsidDel="006739DE">
                <w:delText>setActiveStatus()</w:delText>
              </w:r>
            </w:del>
          </w:p>
        </w:tc>
        <w:tc>
          <w:tcPr>
            <w:tcW w:w="5921" w:type="dxa"/>
          </w:tcPr>
          <w:p w14:paraId="06FD0AC3" w14:textId="1DCA3528" w:rsidR="0093650A" w:rsidRPr="00AF3B42" w:rsidDel="006739DE" w:rsidRDefault="0093650A" w:rsidP="0093650A">
            <w:pPr>
              <w:rPr>
                <w:del w:id="393" w:author="Nguyen Van Manh (FHN.JITS)" w:date="2022-03-29T13:04:00Z"/>
              </w:rPr>
            </w:pPr>
            <w:del w:id="394" w:author="Nguyen Van Manh (FHN.JITS)" w:date="2022-03-29T13:04:00Z">
              <w:r w:rsidRPr="00AF3B42" w:rsidDel="006739DE">
                <w:delText>Set value to attribute activeStatus</w:delText>
              </w:r>
            </w:del>
          </w:p>
        </w:tc>
      </w:tr>
      <w:tr w:rsidR="0093650A" w:rsidRPr="00542625" w:rsidDel="006739DE" w14:paraId="2503CCDA" w14:textId="45370E7B" w:rsidTr="0093650A">
        <w:trPr>
          <w:del w:id="395" w:author="Nguyen Van Manh (FHN.JITS)" w:date="2022-03-29T13:04:00Z"/>
        </w:trPr>
        <w:tc>
          <w:tcPr>
            <w:tcW w:w="567" w:type="dxa"/>
          </w:tcPr>
          <w:p w14:paraId="73B87E9F" w14:textId="3EA1298A" w:rsidR="0093650A" w:rsidRPr="00AF3B42" w:rsidDel="006739DE" w:rsidRDefault="0093650A" w:rsidP="0093650A">
            <w:pPr>
              <w:rPr>
                <w:del w:id="396" w:author="Nguyen Van Manh (FHN.JITS)" w:date="2022-03-29T13:04:00Z"/>
              </w:rPr>
            </w:pPr>
            <w:del w:id="397" w:author="Nguyen Van Manh (FHN.JITS)" w:date="2022-03-29T13:04:00Z">
              <w:r w:rsidDel="006739DE">
                <w:delText>12</w:delText>
              </w:r>
            </w:del>
          </w:p>
        </w:tc>
        <w:tc>
          <w:tcPr>
            <w:tcW w:w="2583" w:type="dxa"/>
          </w:tcPr>
          <w:p w14:paraId="07DEA1FC" w14:textId="1867ECB3" w:rsidR="0093650A" w:rsidRPr="00AF3B42" w:rsidDel="006739DE" w:rsidRDefault="0093650A" w:rsidP="0093650A">
            <w:pPr>
              <w:rPr>
                <w:del w:id="398" w:author="Nguyen Van Manh (FHN.JITS)" w:date="2022-03-29T13:04:00Z"/>
              </w:rPr>
            </w:pPr>
            <w:del w:id="399" w:author="Nguyen Van Manh (FHN.JITS)" w:date="2022-03-29T13:04:00Z">
              <w:r w:rsidRPr="00BA13F3" w:rsidDel="006739DE">
                <w:delText>Login</w:delText>
              </w:r>
              <w:r w:rsidDel="006739DE">
                <w:delText>(User user)</w:delText>
              </w:r>
            </w:del>
          </w:p>
        </w:tc>
        <w:tc>
          <w:tcPr>
            <w:tcW w:w="5921" w:type="dxa"/>
          </w:tcPr>
          <w:p w14:paraId="02F8FCB8" w14:textId="69E304AB" w:rsidR="0093650A" w:rsidRPr="00AF3B42" w:rsidDel="006739DE" w:rsidRDefault="0093650A" w:rsidP="0093650A">
            <w:pPr>
              <w:rPr>
                <w:del w:id="400" w:author="Nguyen Van Manh (FHN.JITS)" w:date="2022-03-29T13:04:00Z"/>
              </w:rPr>
            </w:pPr>
            <w:del w:id="401" w:author="Nguyen Van Manh (FHN.JITS)" w:date="2022-03-29T13:04:00Z">
              <w:r w:rsidDel="006739DE">
                <w:delText>Get data from database then create and return User object</w:delText>
              </w:r>
            </w:del>
          </w:p>
        </w:tc>
      </w:tr>
      <w:tr w:rsidR="0093650A" w:rsidRPr="00542625" w:rsidDel="006739DE" w14:paraId="5FE59423" w14:textId="68C7D34C" w:rsidTr="0093650A">
        <w:trPr>
          <w:del w:id="402" w:author="Nguyen Van Manh (FHN.JITS)" w:date="2022-03-29T13:04:00Z"/>
        </w:trPr>
        <w:tc>
          <w:tcPr>
            <w:tcW w:w="567" w:type="dxa"/>
          </w:tcPr>
          <w:p w14:paraId="1DD68EE8" w14:textId="078D8593" w:rsidR="0093650A" w:rsidRPr="00AF3B42" w:rsidDel="006739DE" w:rsidRDefault="0093650A" w:rsidP="0093650A">
            <w:pPr>
              <w:rPr>
                <w:del w:id="403" w:author="Nguyen Van Manh (FHN.JITS)" w:date="2022-03-29T13:04:00Z"/>
              </w:rPr>
            </w:pPr>
            <w:del w:id="404" w:author="Nguyen Van Manh (FHN.JITS)" w:date="2022-03-29T13:04:00Z">
              <w:r w:rsidDel="006739DE">
                <w:delText>13</w:delText>
              </w:r>
            </w:del>
          </w:p>
        </w:tc>
        <w:tc>
          <w:tcPr>
            <w:tcW w:w="2583" w:type="dxa"/>
          </w:tcPr>
          <w:p w14:paraId="4B351E3E" w14:textId="26CEC109" w:rsidR="0093650A" w:rsidRPr="00AF3B42" w:rsidDel="006739DE" w:rsidRDefault="0093650A" w:rsidP="0093650A">
            <w:pPr>
              <w:rPr>
                <w:del w:id="405" w:author="Nguyen Van Manh (FHN.JITS)" w:date="2022-03-29T13:04:00Z"/>
              </w:rPr>
            </w:pPr>
            <w:del w:id="406" w:author="Nguyen Van Manh (FHN.JITS)" w:date="2022-03-29T13:04:00Z">
              <w:r w:rsidRPr="00BC4838" w:rsidDel="006739DE">
                <w:delText>addUser</w:delText>
              </w:r>
              <w:r w:rsidDel="006739DE">
                <w:delText>(User user)</w:delText>
              </w:r>
            </w:del>
          </w:p>
        </w:tc>
        <w:tc>
          <w:tcPr>
            <w:tcW w:w="5921" w:type="dxa"/>
          </w:tcPr>
          <w:p w14:paraId="4FD600B2" w14:textId="23149C95" w:rsidR="0093650A" w:rsidRPr="00AF3B42" w:rsidDel="006739DE" w:rsidRDefault="0093650A" w:rsidP="0093650A">
            <w:pPr>
              <w:rPr>
                <w:del w:id="407" w:author="Nguyen Van Manh (FHN.JITS)" w:date="2022-03-29T13:04:00Z"/>
              </w:rPr>
            </w:pPr>
            <w:del w:id="408" w:author="Nguyen Van Manh (FHN.JITS)" w:date="2022-03-29T13:04:00Z">
              <w:r w:rsidDel="006739DE">
                <w:delText>Add data object User to database</w:delText>
              </w:r>
            </w:del>
          </w:p>
        </w:tc>
      </w:tr>
      <w:tr w:rsidR="0093650A" w:rsidRPr="00542625" w:rsidDel="006739DE" w14:paraId="22CE222C" w14:textId="1CE82803" w:rsidTr="0093650A">
        <w:trPr>
          <w:del w:id="409" w:author="Nguyen Van Manh (FHN.JITS)" w:date="2022-03-29T13:04:00Z"/>
        </w:trPr>
        <w:tc>
          <w:tcPr>
            <w:tcW w:w="567" w:type="dxa"/>
          </w:tcPr>
          <w:p w14:paraId="0570FD00" w14:textId="4837F853" w:rsidR="0093650A" w:rsidRPr="00AF3B42" w:rsidDel="006739DE" w:rsidRDefault="0093650A" w:rsidP="0093650A">
            <w:pPr>
              <w:rPr>
                <w:del w:id="410" w:author="Nguyen Van Manh (FHN.JITS)" w:date="2022-03-29T13:04:00Z"/>
              </w:rPr>
            </w:pPr>
            <w:del w:id="411" w:author="Nguyen Van Manh (FHN.JITS)" w:date="2022-03-29T13:04:00Z">
              <w:r w:rsidDel="006739DE">
                <w:delText>14</w:delText>
              </w:r>
            </w:del>
          </w:p>
        </w:tc>
        <w:tc>
          <w:tcPr>
            <w:tcW w:w="2583" w:type="dxa"/>
          </w:tcPr>
          <w:p w14:paraId="5AA6AD42" w14:textId="15759CEE" w:rsidR="0093650A" w:rsidRPr="00AF3B42" w:rsidDel="006739DE" w:rsidRDefault="0093650A" w:rsidP="0093650A">
            <w:pPr>
              <w:rPr>
                <w:del w:id="412" w:author="Nguyen Van Manh (FHN.JITS)" w:date="2022-03-29T13:04:00Z"/>
              </w:rPr>
            </w:pPr>
            <w:del w:id="413" w:author="Nguyen Van Manh (FHN.JITS)" w:date="2022-03-29T13:04:00Z">
              <w:r w:rsidRPr="00D102DD" w:rsidDel="006739DE">
                <w:delText>ChangeUserStatus</w:delText>
              </w:r>
              <w:r w:rsidDel="006739DE">
                <w:delText>(userId, activeFlag)</w:delText>
              </w:r>
            </w:del>
          </w:p>
        </w:tc>
        <w:tc>
          <w:tcPr>
            <w:tcW w:w="5921" w:type="dxa"/>
          </w:tcPr>
          <w:p w14:paraId="4751A906" w14:textId="195CEC76" w:rsidR="0093650A" w:rsidRPr="00884831" w:rsidDel="006739DE" w:rsidRDefault="0093650A" w:rsidP="0093650A">
            <w:pPr>
              <w:rPr>
                <w:del w:id="414" w:author="Nguyen Van Manh (FHN.JITS)" w:date="2022-03-29T13:04:00Z"/>
              </w:rPr>
            </w:pPr>
            <w:del w:id="415" w:author="Nguyen Van Manh (FHN.JITS)" w:date="2022-03-29T13:04:00Z">
              <w:r w:rsidDel="006739DE">
                <w:delText xml:space="preserve">Update data column </w:delText>
              </w:r>
              <w:r w:rsidDel="006739DE">
                <w:rPr>
                  <w:i/>
                </w:rPr>
                <w:delText xml:space="preserve">activeStatus </w:delText>
              </w:r>
              <w:r w:rsidDel="006739DE">
                <w:delText>of table Users</w:delText>
              </w:r>
            </w:del>
          </w:p>
        </w:tc>
      </w:tr>
      <w:tr w:rsidR="0093650A" w:rsidRPr="00542625" w:rsidDel="006739DE" w14:paraId="1AC592C3" w14:textId="57037D5C" w:rsidTr="0093650A">
        <w:trPr>
          <w:del w:id="416" w:author="Nguyen Van Manh (FHN.JITS)" w:date="2022-03-29T13:04:00Z"/>
        </w:trPr>
        <w:tc>
          <w:tcPr>
            <w:tcW w:w="567" w:type="dxa"/>
          </w:tcPr>
          <w:p w14:paraId="5901C767" w14:textId="539EB3DD" w:rsidR="0093650A" w:rsidRPr="00AF3B42" w:rsidDel="006739DE" w:rsidRDefault="0093650A" w:rsidP="0093650A">
            <w:pPr>
              <w:rPr>
                <w:del w:id="417" w:author="Nguyen Van Manh (FHN.JITS)" w:date="2022-03-29T13:04:00Z"/>
              </w:rPr>
            </w:pPr>
            <w:del w:id="418" w:author="Nguyen Van Manh (FHN.JITS)" w:date="2022-03-29T13:04:00Z">
              <w:r w:rsidDel="006739DE">
                <w:delText>15</w:delText>
              </w:r>
            </w:del>
          </w:p>
        </w:tc>
        <w:tc>
          <w:tcPr>
            <w:tcW w:w="2583" w:type="dxa"/>
          </w:tcPr>
          <w:p w14:paraId="344B96F5" w14:textId="2C170325" w:rsidR="0093650A" w:rsidRPr="00AF3B42" w:rsidDel="006739DE" w:rsidRDefault="0093650A" w:rsidP="0093650A">
            <w:pPr>
              <w:rPr>
                <w:del w:id="419" w:author="Nguyen Van Manh (FHN.JITS)" w:date="2022-03-29T13:04:00Z"/>
              </w:rPr>
            </w:pPr>
            <w:del w:id="420" w:author="Nguyen Van Manh (FHN.JITS)" w:date="2022-03-29T13:04:00Z">
              <w:r w:rsidDel="006739DE">
                <w:delText>changePassword(user)</w:delText>
              </w:r>
            </w:del>
          </w:p>
        </w:tc>
        <w:tc>
          <w:tcPr>
            <w:tcW w:w="5921" w:type="dxa"/>
          </w:tcPr>
          <w:p w14:paraId="52EAF4FE" w14:textId="7107E5B0" w:rsidR="0093650A" w:rsidRPr="00AF3B42" w:rsidDel="006739DE" w:rsidRDefault="0093650A" w:rsidP="0093650A">
            <w:pPr>
              <w:rPr>
                <w:del w:id="421" w:author="Nguyen Van Manh (FHN.JITS)" w:date="2022-03-29T13:04:00Z"/>
              </w:rPr>
            </w:pPr>
            <w:del w:id="422" w:author="Nguyen Van Manh (FHN.JITS)" w:date="2022-03-29T13:04:00Z">
              <w:r w:rsidDel="006739DE">
                <w:delText xml:space="preserve">Update data column </w:delText>
              </w:r>
              <w:r w:rsidDel="006739DE">
                <w:rPr>
                  <w:i/>
                </w:rPr>
                <w:delText xml:space="preserve">password </w:delText>
              </w:r>
              <w:r w:rsidDel="006739DE">
                <w:delText>of table Users</w:delText>
              </w:r>
            </w:del>
          </w:p>
        </w:tc>
      </w:tr>
      <w:tr w:rsidR="0093650A" w:rsidRPr="00542625" w:rsidDel="006739DE" w14:paraId="1CDF2842" w14:textId="26861E5D" w:rsidTr="0093650A">
        <w:trPr>
          <w:del w:id="423" w:author="Nguyen Van Manh (FHN.JITS)" w:date="2022-03-29T13:04:00Z"/>
        </w:trPr>
        <w:tc>
          <w:tcPr>
            <w:tcW w:w="567" w:type="dxa"/>
          </w:tcPr>
          <w:p w14:paraId="289BF831" w14:textId="0F0AC2E1" w:rsidR="0093650A" w:rsidRPr="00AF3B42" w:rsidDel="006739DE" w:rsidRDefault="0093650A" w:rsidP="0093650A">
            <w:pPr>
              <w:rPr>
                <w:del w:id="424" w:author="Nguyen Van Manh (FHN.JITS)" w:date="2022-03-29T13:04:00Z"/>
              </w:rPr>
            </w:pPr>
            <w:del w:id="425" w:author="Nguyen Van Manh (FHN.JITS)" w:date="2022-03-29T13:04:00Z">
              <w:r w:rsidDel="006739DE">
                <w:delText>16</w:delText>
              </w:r>
            </w:del>
          </w:p>
        </w:tc>
        <w:tc>
          <w:tcPr>
            <w:tcW w:w="2583" w:type="dxa"/>
          </w:tcPr>
          <w:p w14:paraId="028D2FDE" w14:textId="31E39B67" w:rsidR="0093650A" w:rsidRPr="00AF3B42" w:rsidDel="006739DE" w:rsidRDefault="0093650A" w:rsidP="0093650A">
            <w:pPr>
              <w:rPr>
                <w:del w:id="426" w:author="Nguyen Van Manh (FHN.JITS)" w:date="2022-03-29T13:04:00Z"/>
              </w:rPr>
            </w:pPr>
            <w:del w:id="427" w:author="Nguyen Van Manh (FHN.JITS)" w:date="2022-03-29T13:04:00Z">
              <w:r w:rsidDel="006739DE">
                <w:delText>updateUser(user)</w:delText>
              </w:r>
            </w:del>
          </w:p>
        </w:tc>
        <w:tc>
          <w:tcPr>
            <w:tcW w:w="5921" w:type="dxa"/>
          </w:tcPr>
          <w:p w14:paraId="7D7216BC" w14:textId="7FEF9DD0" w:rsidR="0093650A" w:rsidRPr="00AF3B42" w:rsidDel="006739DE" w:rsidRDefault="0093650A" w:rsidP="0093650A">
            <w:pPr>
              <w:rPr>
                <w:del w:id="428" w:author="Nguyen Van Manh (FHN.JITS)" w:date="2022-03-29T13:04:00Z"/>
              </w:rPr>
            </w:pPr>
            <w:del w:id="429" w:author="Nguyen Van Manh (FHN.JITS)" w:date="2022-03-29T13:04:00Z">
              <w:r w:rsidDel="006739DE">
                <w:delText>Update data all column of table Users</w:delText>
              </w:r>
            </w:del>
          </w:p>
        </w:tc>
      </w:tr>
      <w:tr w:rsidR="0093650A" w:rsidRPr="00542625" w:rsidDel="006739DE" w14:paraId="3A4A7261" w14:textId="2B9511BB" w:rsidTr="0093650A">
        <w:trPr>
          <w:del w:id="430" w:author="Nguyen Van Manh (FHN.JITS)" w:date="2022-03-29T13:04:00Z"/>
        </w:trPr>
        <w:tc>
          <w:tcPr>
            <w:tcW w:w="567" w:type="dxa"/>
          </w:tcPr>
          <w:p w14:paraId="38181D0E" w14:textId="02479B8C" w:rsidR="0093650A" w:rsidDel="006739DE" w:rsidRDefault="0093650A" w:rsidP="0093650A">
            <w:pPr>
              <w:rPr>
                <w:del w:id="431" w:author="Nguyen Van Manh (FHN.JITS)" w:date="2022-03-29T13:04:00Z"/>
              </w:rPr>
            </w:pPr>
            <w:del w:id="432" w:author="Nguyen Van Manh (FHN.JITS)" w:date="2022-03-29T13:04:00Z">
              <w:r w:rsidDel="006739DE">
                <w:delText>17</w:delText>
              </w:r>
            </w:del>
          </w:p>
        </w:tc>
        <w:tc>
          <w:tcPr>
            <w:tcW w:w="2583" w:type="dxa"/>
          </w:tcPr>
          <w:p w14:paraId="101F7AF4" w14:textId="436FB6CE" w:rsidR="0093650A" w:rsidDel="006739DE" w:rsidRDefault="0093650A" w:rsidP="0093650A">
            <w:pPr>
              <w:rPr>
                <w:del w:id="433" w:author="Nguyen Van Manh (FHN.JITS)" w:date="2022-03-29T13:04:00Z"/>
              </w:rPr>
            </w:pPr>
            <w:del w:id="434" w:author="Nguyen Van Manh (FHN.JITS)" w:date="2022-03-29T13:04:00Z">
              <w:r w:rsidRPr="009B101B" w:rsidDel="006739DE">
                <w:delText>getUsersList</w:delText>
              </w:r>
              <w:r w:rsidDel="006739DE">
                <w:delText>()</w:delText>
              </w:r>
            </w:del>
          </w:p>
        </w:tc>
        <w:tc>
          <w:tcPr>
            <w:tcW w:w="5921" w:type="dxa"/>
          </w:tcPr>
          <w:p w14:paraId="22BCA674" w14:textId="2FC4CA63" w:rsidR="0093650A" w:rsidDel="006739DE" w:rsidRDefault="0093650A" w:rsidP="0093650A">
            <w:pPr>
              <w:rPr>
                <w:del w:id="435" w:author="Nguyen Van Manh (FHN.JITS)" w:date="2022-03-29T13:04:00Z"/>
              </w:rPr>
            </w:pPr>
            <w:del w:id="436" w:author="Nguyen Van Manh (FHN.JITS)" w:date="2022-03-29T13:04:00Z">
              <w:r w:rsidDel="006739DE">
                <w:delText>Get all data from table User, create object User then return list User.</w:delText>
              </w:r>
            </w:del>
          </w:p>
        </w:tc>
      </w:tr>
      <w:tr w:rsidR="0093650A" w:rsidRPr="00542625" w:rsidDel="006739DE" w14:paraId="51A9F062" w14:textId="1950E296" w:rsidTr="0093650A">
        <w:trPr>
          <w:del w:id="437" w:author="Nguyen Van Manh (FHN.JITS)" w:date="2022-03-29T13:04:00Z"/>
        </w:trPr>
        <w:tc>
          <w:tcPr>
            <w:tcW w:w="567" w:type="dxa"/>
          </w:tcPr>
          <w:p w14:paraId="5512BC98" w14:textId="10D5FDA4" w:rsidR="0093650A" w:rsidDel="006739DE" w:rsidRDefault="0093650A" w:rsidP="0093650A">
            <w:pPr>
              <w:rPr>
                <w:del w:id="438" w:author="Nguyen Van Manh (FHN.JITS)" w:date="2022-03-29T13:04:00Z"/>
              </w:rPr>
            </w:pPr>
            <w:del w:id="439" w:author="Nguyen Van Manh (FHN.JITS)" w:date="2022-03-29T13:04:00Z">
              <w:r w:rsidDel="006739DE">
                <w:delText>18</w:delText>
              </w:r>
            </w:del>
          </w:p>
        </w:tc>
        <w:tc>
          <w:tcPr>
            <w:tcW w:w="2583" w:type="dxa"/>
          </w:tcPr>
          <w:p w14:paraId="4AD9E664" w14:textId="7C7033B9" w:rsidR="0093650A" w:rsidDel="006739DE" w:rsidRDefault="0093650A" w:rsidP="0093650A">
            <w:pPr>
              <w:rPr>
                <w:del w:id="440" w:author="Nguyen Van Manh (FHN.JITS)" w:date="2022-03-29T13:04:00Z"/>
              </w:rPr>
            </w:pPr>
            <w:del w:id="441" w:author="Nguyen Van Manh (FHN.JITS)" w:date="2022-03-29T13:04:00Z">
              <w:r w:rsidDel="006739DE">
                <w:delText>getIdFromUsername(username)</w:delText>
              </w:r>
            </w:del>
          </w:p>
        </w:tc>
        <w:tc>
          <w:tcPr>
            <w:tcW w:w="5921" w:type="dxa"/>
          </w:tcPr>
          <w:p w14:paraId="246855A2" w14:textId="777D346B" w:rsidR="0093650A" w:rsidDel="006739DE" w:rsidRDefault="0093650A" w:rsidP="0093650A">
            <w:pPr>
              <w:rPr>
                <w:del w:id="442" w:author="Nguyen Van Manh (FHN.JITS)" w:date="2022-03-29T13:04:00Z"/>
              </w:rPr>
            </w:pPr>
            <w:del w:id="443" w:author="Nguyen Van Manh (FHN.JITS)" w:date="2022-03-29T13:04:00Z">
              <w:r w:rsidDel="006739DE">
                <w:delText>Return Id of username input.</w:delText>
              </w:r>
            </w:del>
          </w:p>
        </w:tc>
      </w:tr>
      <w:tr w:rsidR="0093650A" w:rsidRPr="00542625" w:rsidDel="006739DE" w14:paraId="5E5150B4" w14:textId="1FFFA410" w:rsidTr="0093650A">
        <w:trPr>
          <w:del w:id="444" w:author="Nguyen Van Manh (FHN.JITS)" w:date="2022-03-29T13:04:00Z"/>
        </w:trPr>
        <w:tc>
          <w:tcPr>
            <w:tcW w:w="567" w:type="dxa"/>
          </w:tcPr>
          <w:p w14:paraId="7F77B2D8" w14:textId="4F1155C1" w:rsidR="0093650A" w:rsidDel="006739DE" w:rsidRDefault="0093650A" w:rsidP="0093650A">
            <w:pPr>
              <w:rPr>
                <w:del w:id="445" w:author="Nguyen Van Manh (FHN.JITS)" w:date="2022-03-29T13:04:00Z"/>
              </w:rPr>
            </w:pPr>
            <w:del w:id="446" w:author="Nguyen Van Manh (FHN.JITS)" w:date="2022-03-29T13:04:00Z">
              <w:r w:rsidDel="006739DE">
                <w:delText>19</w:delText>
              </w:r>
            </w:del>
          </w:p>
        </w:tc>
        <w:tc>
          <w:tcPr>
            <w:tcW w:w="2583" w:type="dxa"/>
          </w:tcPr>
          <w:p w14:paraId="2E15011B" w14:textId="6713AEF8" w:rsidR="0093650A" w:rsidDel="006739DE" w:rsidRDefault="0093650A" w:rsidP="0093650A">
            <w:pPr>
              <w:rPr>
                <w:del w:id="447" w:author="Nguyen Van Manh (FHN.JITS)" w:date="2022-03-29T13:04:00Z"/>
              </w:rPr>
            </w:pPr>
            <w:del w:id="448" w:author="Nguyen Van Manh (FHN.JITS)" w:date="2022-03-29T13:04:00Z">
              <w:r w:rsidDel="006739DE">
                <w:delText>getUserFromId(Id)</w:delText>
              </w:r>
            </w:del>
          </w:p>
        </w:tc>
        <w:tc>
          <w:tcPr>
            <w:tcW w:w="5921" w:type="dxa"/>
          </w:tcPr>
          <w:p w14:paraId="76D82D5D" w14:textId="31FF08C1" w:rsidR="0093650A" w:rsidDel="006739DE" w:rsidRDefault="0093650A" w:rsidP="0093650A">
            <w:pPr>
              <w:rPr>
                <w:del w:id="449" w:author="Nguyen Van Manh (FHN.JITS)" w:date="2022-03-29T13:04:00Z"/>
              </w:rPr>
            </w:pPr>
            <w:del w:id="450" w:author="Nguyen Van Manh (FHN.JITS)" w:date="2022-03-29T13:04:00Z">
              <w:r w:rsidDel="006739DE">
                <w:delText>Return User have Id same with input Id.</w:delText>
              </w:r>
            </w:del>
          </w:p>
        </w:tc>
      </w:tr>
      <w:tr w:rsidR="0093650A" w:rsidRPr="00542625" w:rsidDel="006739DE" w14:paraId="5C83B767" w14:textId="4C9F7231" w:rsidTr="0093650A">
        <w:trPr>
          <w:del w:id="451" w:author="Nguyen Van Manh (FHN.JITS)" w:date="2022-03-29T13:04:00Z"/>
        </w:trPr>
        <w:tc>
          <w:tcPr>
            <w:tcW w:w="567" w:type="dxa"/>
          </w:tcPr>
          <w:p w14:paraId="7091F669" w14:textId="2D45CC63" w:rsidR="0093650A" w:rsidDel="006739DE" w:rsidRDefault="0093650A" w:rsidP="0093650A">
            <w:pPr>
              <w:rPr>
                <w:del w:id="452" w:author="Nguyen Van Manh (FHN.JITS)" w:date="2022-03-29T13:04:00Z"/>
              </w:rPr>
            </w:pPr>
            <w:del w:id="453" w:author="Nguyen Van Manh (FHN.JITS)" w:date="2022-03-29T13:04:00Z">
              <w:r w:rsidDel="006739DE">
                <w:delText>20</w:delText>
              </w:r>
            </w:del>
          </w:p>
        </w:tc>
        <w:tc>
          <w:tcPr>
            <w:tcW w:w="2583" w:type="dxa"/>
          </w:tcPr>
          <w:p w14:paraId="2AA6FF00" w14:textId="69BEABE2" w:rsidR="0093650A" w:rsidDel="006739DE" w:rsidRDefault="0093650A" w:rsidP="0093650A">
            <w:pPr>
              <w:rPr>
                <w:del w:id="454" w:author="Nguyen Van Manh (FHN.JITS)" w:date="2022-03-29T13:04:00Z"/>
              </w:rPr>
            </w:pPr>
            <w:del w:id="455" w:author="Nguyen Van Manh (FHN.JITS)" w:date="2022-03-29T13:04:00Z">
              <w:r w:rsidDel="006739DE">
                <w:delText>getUserNameWithId(Id)</w:delText>
              </w:r>
            </w:del>
          </w:p>
        </w:tc>
        <w:tc>
          <w:tcPr>
            <w:tcW w:w="5921" w:type="dxa"/>
          </w:tcPr>
          <w:p w14:paraId="6391695B" w14:textId="52D4E69A" w:rsidR="0093650A" w:rsidDel="006739DE" w:rsidRDefault="0093650A" w:rsidP="0093650A">
            <w:pPr>
              <w:rPr>
                <w:del w:id="456" w:author="Nguyen Van Manh (FHN.JITS)" w:date="2022-03-29T13:04:00Z"/>
              </w:rPr>
            </w:pPr>
            <w:del w:id="457" w:author="Nguyen Van Manh (FHN.JITS)" w:date="2022-03-29T13:04:00Z">
              <w:r w:rsidDel="006739DE">
                <w:delText>Return username at object User have id same with input Id</w:delText>
              </w:r>
            </w:del>
          </w:p>
        </w:tc>
      </w:tr>
      <w:tr w:rsidR="0093650A" w:rsidRPr="00542625" w:rsidDel="006739DE" w14:paraId="4C00785F" w14:textId="3E8A8D90" w:rsidTr="0093650A">
        <w:trPr>
          <w:del w:id="458" w:author="Nguyen Van Manh (FHN.JITS)" w:date="2022-03-29T13:04:00Z"/>
        </w:trPr>
        <w:tc>
          <w:tcPr>
            <w:tcW w:w="567" w:type="dxa"/>
          </w:tcPr>
          <w:p w14:paraId="441FC11C" w14:textId="1BECB03F" w:rsidR="0093650A" w:rsidDel="006739DE" w:rsidRDefault="0093650A" w:rsidP="0093650A">
            <w:pPr>
              <w:rPr>
                <w:del w:id="459" w:author="Nguyen Van Manh (FHN.JITS)" w:date="2022-03-29T13:04:00Z"/>
              </w:rPr>
            </w:pPr>
            <w:del w:id="460" w:author="Nguyen Van Manh (FHN.JITS)" w:date="2022-03-29T13:04:00Z">
              <w:r w:rsidDel="006739DE">
                <w:delText>21</w:delText>
              </w:r>
            </w:del>
          </w:p>
        </w:tc>
        <w:tc>
          <w:tcPr>
            <w:tcW w:w="2583" w:type="dxa"/>
          </w:tcPr>
          <w:p w14:paraId="11402F15" w14:textId="623230AF" w:rsidR="0093650A" w:rsidDel="006739DE" w:rsidRDefault="0093650A" w:rsidP="0093650A">
            <w:pPr>
              <w:rPr>
                <w:del w:id="461" w:author="Nguyen Van Manh (FHN.JITS)" w:date="2022-03-29T13:04:00Z"/>
              </w:rPr>
            </w:pPr>
            <w:del w:id="462" w:author="Nguyen Van Manh (FHN.JITS)" w:date="2022-03-29T13:04:00Z">
              <w:r w:rsidDel="006739DE">
                <w:delText>getWardIdByUserId(userId)</w:delText>
              </w:r>
            </w:del>
          </w:p>
        </w:tc>
        <w:tc>
          <w:tcPr>
            <w:tcW w:w="5921" w:type="dxa"/>
          </w:tcPr>
          <w:p w14:paraId="665AFF49" w14:textId="3A829493" w:rsidR="0093650A" w:rsidDel="006739DE" w:rsidRDefault="0093650A" w:rsidP="0093650A">
            <w:pPr>
              <w:rPr>
                <w:del w:id="463" w:author="Nguyen Van Manh (FHN.JITS)" w:date="2022-03-29T13:04:00Z"/>
              </w:rPr>
            </w:pPr>
            <w:del w:id="464" w:author="Nguyen Van Manh (FHN.JITS)" w:date="2022-03-29T13:04:00Z">
              <w:r w:rsidDel="006739DE">
                <w:delText>Return ward id belong to user.</w:delText>
              </w:r>
            </w:del>
          </w:p>
        </w:tc>
      </w:tr>
    </w:tbl>
    <w:p w14:paraId="4916C115" w14:textId="6465B60F" w:rsidR="0093650A" w:rsidDel="006739DE" w:rsidRDefault="0093650A" w:rsidP="0093650A">
      <w:pPr>
        <w:pStyle w:val="ListParagraph"/>
        <w:rPr>
          <w:del w:id="465" w:author="Nguyen Van Manh (FHN.JITS)" w:date="2022-03-29T13:04:00Z"/>
        </w:rPr>
      </w:pPr>
    </w:p>
    <w:p w14:paraId="08FA240A" w14:textId="2D065B1B" w:rsidR="0093650A" w:rsidRPr="0093650A" w:rsidDel="006739DE" w:rsidRDefault="0093650A" w:rsidP="0093650A">
      <w:pPr>
        <w:pStyle w:val="ListParagraph"/>
        <w:numPr>
          <w:ilvl w:val="0"/>
          <w:numId w:val="21"/>
        </w:numPr>
        <w:rPr>
          <w:del w:id="466" w:author="Nguyen Van Manh (FHN.JITS)" w:date="2022-03-29T13:04:00Z"/>
          <w:b/>
        </w:rPr>
      </w:pPr>
      <w:del w:id="467" w:author="Nguyen Van Manh (FHN.JITS)" w:date="2022-03-29T13:04:00Z">
        <w:r w:rsidRPr="0093650A" w:rsidDel="006739DE">
          <w:rPr>
            <w:b/>
          </w:rPr>
          <w:delText>Sequense Diagram</w:delText>
        </w:r>
      </w:del>
    </w:p>
    <w:p w14:paraId="7F454C33" w14:textId="67E1E5BC" w:rsidR="0093650A" w:rsidDel="006739DE" w:rsidRDefault="0093650A" w:rsidP="0093650A">
      <w:pPr>
        <w:rPr>
          <w:del w:id="468" w:author="Nguyen Van Manh (FHN.JITS)" w:date="2022-03-29T13:04:00Z"/>
        </w:rPr>
      </w:pPr>
    </w:p>
    <w:p w14:paraId="2089460D" w14:textId="1CC76DB9" w:rsidR="0093650A" w:rsidDel="006739DE" w:rsidRDefault="00920CAB" w:rsidP="0093650A">
      <w:pPr>
        <w:jc w:val="center"/>
        <w:rPr>
          <w:del w:id="469" w:author="Nguyen Van Manh (FHN.JITS)" w:date="2022-03-29T13:04:00Z"/>
          <w:i/>
          <w:sz w:val="20"/>
          <w:szCs w:val="20"/>
        </w:rPr>
      </w:pPr>
      <w:del w:id="470" w:author="Nguyen Van Manh (FHN.JITS)" w:date="2022-03-29T13:04:00Z">
        <w:r w:rsidDel="006739DE">
          <w:rPr>
            <w:i/>
            <w:sz w:val="20"/>
            <w:szCs w:val="20"/>
          </w:rPr>
          <w:delText>Update News</w:delText>
        </w:r>
        <w:r w:rsidRPr="0091188A" w:rsidDel="006739DE">
          <w:rPr>
            <w:i/>
            <w:sz w:val="20"/>
            <w:szCs w:val="20"/>
          </w:rPr>
          <w:delText xml:space="preserve"> </w:delText>
        </w:r>
        <w:r w:rsidR="0093650A" w:rsidRPr="0091188A" w:rsidDel="006739DE">
          <w:rPr>
            <w:i/>
            <w:sz w:val="20"/>
            <w:szCs w:val="20"/>
          </w:rPr>
          <w:delText>_</w:delText>
        </w:r>
        <w:r w:rsidR="0093650A" w:rsidDel="006739DE">
          <w:rPr>
            <w:i/>
            <w:sz w:val="20"/>
            <w:szCs w:val="20"/>
          </w:rPr>
          <w:delText>Sequense</w:delText>
        </w:r>
        <w:r w:rsidR="0093650A" w:rsidRPr="0091188A" w:rsidDel="006739DE">
          <w:rPr>
            <w:i/>
            <w:sz w:val="20"/>
            <w:szCs w:val="20"/>
          </w:rPr>
          <w:delText xml:space="preserve"> Diagram</w:delText>
        </w:r>
      </w:del>
    </w:p>
    <w:p w14:paraId="202776EB" w14:textId="29C90D54" w:rsidR="006B2358" w:rsidDel="006739DE" w:rsidRDefault="006B2358" w:rsidP="0093650A">
      <w:pPr>
        <w:jc w:val="center"/>
        <w:rPr>
          <w:del w:id="471" w:author="Nguyen Van Manh (FHN.JITS)" w:date="2022-03-29T13:04:00Z"/>
          <w:i/>
          <w:sz w:val="20"/>
          <w:szCs w:val="20"/>
        </w:rPr>
      </w:pPr>
    </w:p>
    <w:p w14:paraId="0381FD79" w14:textId="77777777" w:rsidR="006B2358" w:rsidRPr="0091188A" w:rsidRDefault="006B2358" w:rsidP="0093650A">
      <w:pPr>
        <w:jc w:val="center"/>
        <w:rPr>
          <w:i/>
          <w:sz w:val="20"/>
          <w:szCs w:val="20"/>
        </w:rPr>
      </w:pPr>
    </w:p>
    <w:p w14:paraId="1845A96F" w14:textId="21110F0F" w:rsidR="0093650A" w:rsidRPr="008228A2" w:rsidRDefault="006739DE" w:rsidP="002A5F9E">
      <w:pPr>
        <w:pStyle w:val="Heading2"/>
      </w:pPr>
      <w:bookmarkStart w:id="472" w:name="_Toc99453277"/>
      <w:ins w:id="473" w:author="Nguyen Van Manh (FHN.JITS)" w:date="2022-03-29T13:04:00Z">
        <w:r>
          <w:lastRenderedPageBreak/>
          <w:t>7</w:t>
        </w:r>
      </w:ins>
      <w:del w:id="474" w:author="Nguyen Van Manh (FHN.JITS)" w:date="2022-03-29T13:04:00Z">
        <w:r w:rsidR="00B71F73" w:rsidDel="006739DE">
          <w:delText>9</w:delText>
        </w:r>
      </w:del>
      <w:r w:rsidR="0093650A" w:rsidRPr="008228A2">
        <w:t xml:space="preserve">. </w:t>
      </w:r>
      <w:r w:rsidR="00920CAB">
        <w:t>Create Post Vaccinate</w:t>
      </w:r>
      <w:bookmarkEnd w:id="472"/>
    </w:p>
    <w:p w14:paraId="4381BFF8" w14:textId="4E84E15F" w:rsidR="0093650A" w:rsidRPr="008228A2" w:rsidRDefault="0093650A" w:rsidP="0093650A">
      <w:pPr>
        <w:ind w:firstLine="720"/>
        <w:rPr>
          <w:b/>
        </w:rPr>
      </w:pPr>
      <w:r>
        <w:rPr>
          <w:b/>
        </w:rPr>
        <w:t xml:space="preserve">a. </w:t>
      </w:r>
      <w:r w:rsidRPr="008228A2">
        <w:rPr>
          <w:b/>
        </w:rPr>
        <w:t xml:space="preserve"> Class Diagram: </w:t>
      </w:r>
      <w:r w:rsidR="00C63699">
        <w:rPr>
          <w:noProof/>
        </w:rPr>
        <w:drawing>
          <wp:inline distT="0" distB="0" distL="0" distR="0" wp14:anchorId="4717A283" wp14:editId="6129301B">
            <wp:extent cx="5943491" cy="5508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941" cy="5512724"/>
                    </a:xfrm>
                    <a:prstGeom prst="rect">
                      <a:avLst/>
                    </a:prstGeom>
                    <a:noFill/>
                    <a:ln>
                      <a:noFill/>
                    </a:ln>
                  </pic:spPr>
                </pic:pic>
              </a:graphicData>
            </a:graphic>
          </wp:inline>
        </w:drawing>
      </w:r>
    </w:p>
    <w:p w14:paraId="63AE7338" w14:textId="77777777" w:rsidR="0093650A" w:rsidRPr="0091188A" w:rsidRDefault="0093650A" w:rsidP="0093650A"/>
    <w:p w14:paraId="36871B4A" w14:textId="34B07611" w:rsidR="0093650A" w:rsidRPr="0091188A" w:rsidRDefault="00920CAB" w:rsidP="0093650A">
      <w:pPr>
        <w:jc w:val="center"/>
        <w:rPr>
          <w:i/>
          <w:sz w:val="20"/>
          <w:szCs w:val="20"/>
        </w:rPr>
      </w:pPr>
      <w:r>
        <w:rPr>
          <w:i/>
          <w:sz w:val="20"/>
          <w:szCs w:val="20"/>
        </w:rPr>
        <w:t xml:space="preserve">Create Post </w:t>
      </w:r>
      <w:proofErr w:type="spellStart"/>
      <w:r>
        <w:rPr>
          <w:i/>
          <w:sz w:val="20"/>
          <w:szCs w:val="20"/>
        </w:rPr>
        <w:t>Vaccinate</w:t>
      </w:r>
      <w:r w:rsidR="0093650A" w:rsidRPr="0091188A">
        <w:rPr>
          <w:i/>
          <w:sz w:val="20"/>
          <w:szCs w:val="20"/>
        </w:rPr>
        <w:t>_Class</w:t>
      </w:r>
      <w:proofErr w:type="spellEnd"/>
      <w:r w:rsidR="0093650A" w:rsidRPr="0091188A">
        <w:rPr>
          <w:i/>
          <w:sz w:val="20"/>
          <w:szCs w:val="20"/>
        </w:rPr>
        <w:t xml:space="preserve"> Diagram</w:t>
      </w:r>
    </w:p>
    <w:p w14:paraId="782EA798" w14:textId="77777777" w:rsidR="0093650A" w:rsidRPr="008228A2" w:rsidRDefault="0093650A" w:rsidP="0093650A">
      <w:pPr>
        <w:rPr>
          <w:b/>
        </w:rPr>
      </w:pPr>
    </w:p>
    <w:p w14:paraId="30E05786" w14:textId="77777777" w:rsidR="0093650A" w:rsidRPr="0093650A" w:rsidRDefault="0093650A" w:rsidP="0093650A">
      <w:pPr>
        <w:pStyle w:val="ListParagraph"/>
        <w:numPr>
          <w:ilvl w:val="0"/>
          <w:numId w:val="22"/>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033"/>
        <w:gridCol w:w="5471"/>
      </w:tblGrid>
      <w:tr w:rsidR="0093650A" w:rsidRPr="00B04F78" w14:paraId="2D8D2767" w14:textId="77777777" w:rsidTr="00CC1761">
        <w:tc>
          <w:tcPr>
            <w:tcW w:w="567" w:type="dxa"/>
            <w:shd w:val="clear" w:color="auto" w:fill="BDD6EE" w:themeFill="accent1" w:themeFillTint="66"/>
          </w:tcPr>
          <w:p w14:paraId="298A7956"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3033" w:type="dxa"/>
            <w:shd w:val="clear" w:color="auto" w:fill="BDD6EE" w:themeFill="accent1" w:themeFillTint="66"/>
          </w:tcPr>
          <w:p w14:paraId="405DA0E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471" w:type="dxa"/>
            <w:shd w:val="clear" w:color="auto" w:fill="BDD6EE" w:themeFill="accent1" w:themeFillTint="66"/>
          </w:tcPr>
          <w:p w14:paraId="62F35EE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D0398ED" w14:textId="77777777" w:rsidTr="004E5755">
        <w:tc>
          <w:tcPr>
            <w:tcW w:w="567" w:type="dxa"/>
          </w:tcPr>
          <w:p w14:paraId="1B2D5F94" w14:textId="77777777" w:rsidR="0093650A" w:rsidRPr="00AF3B42" w:rsidRDefault="0093650A" w:rsidP="0093650A">
            <w:r w:rsidRPr="00AF3B42">
              <w:rPr>
                <w:rFonts w:hint="eastAsia"/>
              </w:rPr>
              <w:t>01</w:t>
            </w:r>
          </w:p>
        </w:tc>
        <w:tc>
          <w:tcPr>
            <w:tcW w:w="3033" w:type="dxa"/>
          </w:tcPr>
          <w:p w14:paraId="36B87D58" w14:textId="2EB13034" w:rsidR="0093650A" w:rsidRPr="00AF3B42" w:rsidRDefault="004E5755" w:rsidP="0093650A">
            <w:proofErr w:type="spellStart"/>
            <w:proofErr w:type="gramStart"/>
            <w:r>
              <w:t>getListPostVacinate</w:t>
            </w:r>
            <w:proofErr w:type="spellEnd"/>
            <w:r>
              <w:t>(</w:t>
            </w:r>
            <w:proofErr w:type="gramEnd"/>
            <w:r>
              <w:t>)</w:t>
            </w:r>
          </w:p>
        </w:tc>
        <w:tc>
          <w:tcPr>
            <w:tcW w:w="5471" w:type="dxa"/>
          </w:tcPr>
          <w:p w14:paraId="5EAD64DF" w14:textId="2F0EBBEF" w:rsidR="0093650A" w:rsidRPr="00AF3B42" w:rsidRDefault="004E5755" w:rsidP="0093650A">
            <w:r>
              <w:t xml:space="preserve">Get </w:t>
            </w:r>
            <w:r w:rsidR="00EE6074">
              <w:t>all Post in Database</w:t>
            </w:r>
          </w:p>
        </w:tc>
      </w:tr>
      <w:tr w:rsidR="0093650A" w:rsidRPr="00542625" w14:paraId="61A4A60B" w14:textId="77777777" w:rsidTr="004E5755">
        <w:tc>
          <w:tcPr>
            <w:tcW w:w="567" w:type="dxa"/>
          </w:tcPr>
          <w:p w14:paraId="4E0E94BD" w14:textId="77777777" w:rsidR="0093650A" w:rsidRPr="00AF3B42" w:rsidRDefault="0093650A" w:rsidP="0093650A">
            <w:r w:rsidRPr="00AF3B42">
              <w:t>02</w:t>
            </w:r>
          </w:p>
        </w:tc>
        <w:tc>
          <w:tcPr>
            <w:tcW w:w="3033" w:type="dxa"/>
          </w:tcPr>
          <w:p w14:paraId="206CEBEE" w14:textId="3881FABA" w:rsidR="0093650A" w:rsidRPr="00AF3B42" w:rsidRDefault="004E5755" w:rsidP="0093650A">
            <w:proofErr w:type="spellStart"/>
            <w:proofErr w:type="gramStart"/>
            <w:r>
              <w:t>addPostVaccinate</w:t>
            </w:r>
            <w:proofErr w:type="spellEnd"/>
            <w:r>
              <w:t>(</w:t>
            </w:r>
            <w:proofErr w:type="gramEnd"/>
            <w:r>
              <w:t>)</w:t>
            </w:r>
          </w:p>
        </w:tc>
        <w:tc>
          <w:tcPr>
            <w:tcW w:w="5471" w:type="dxa"/>
          </w:tcPr>
          <w:p w14:paraId="0DA3D810" w14:textId="632D5BB6" w:rsidR="0093650A" w:rsidRPr="00AF3B42" w:rsidRDefault="00EE6074" w:rsidP="0093650A">
            <w:r>
              <w:t>Add new Post into database</w:t>
            </w:r>
            <w:r w:rsidR="0093650A" w:rsidRPr="00AF3B42">
              <w:t xml:space="preserve"> </w:t>
            </w:r>
          </w:p>
        </w:tc>
      </w:tr>
      <w:tr w:rsidR="0093650A" w:rsidRPr="00542625" w14:paraId="786CBB52" w14:textId="77777777" w:rsidTr="004E5755">
        <w:tc>
          <w:tcPr>
            <w:tcW w:w="567" w:type="dxa"/>
          </w:tcPr>
          <w:p w14:paraId="0482D1BC" w14:textId="77777777" w:rsidR="0093650A" w:rsidRPr="00AF3B42" w:rsidRDefault="0093650A" w:rsidP="0093650A">
            <w:r w:rsidRPr="00AF3B42">
              <w:t>03</w:t>
            </w:r>
          </w:p>
        </w:tc>
        <w:tc>
          <w:tcPr>
            <w:tcW w:w="3033" w:type="dxa"/>
          </w:tcPr>
          <w:p w14:paraId="29B4D5B1" w14:textId="5B411AC2" w:rsidR="0093650A" w:rsidRPr="00AF3B42" w:rsidRDefault="004E5755" w:rsidP="0093650A">
            <w:proofErr w:type="spellStart"/>
            <w:proofErr w:type="gramStart"/>
            <w:r>
              <w:t>getPostById</w:t>
            </w:r>
            <w:proofErr w:type="spellEnd"/>
            <w:r>
              <w:t>(</w:t>
            </w:r>
            <w:proofErr w:type="gramEnd"/>
            <w:r>
              <w:t>)</w:t>
            </w:r>
          </w:p>
        </w:tc>
        <w:tc>
          <w:tcPr>
            <w:tcW w:w="5471" w:type="dxa"/>
          </w:tcPr>
          <w:p w14:paraId="1976AA37" w14:textId="6A135EED" w:rsidR="0093650A" w:rsidRPr="00AF3B42" w:rsidRDefault="00EE6074" w:rsidP="0093650A">
            <w:r>
              <w:t>Get Post by id of post</w:t>
            </w:r>
          </w:p>
        </w:tc>
      </w:tr>
      <w:tr w:rsidR="0093650A" w:rsidRPr="00542625" w14:paraId="74A883B8" w14:textId="77777777" w:rsidTr="004E5755">
        <w:tc>
          <w:tcPr>
            <w:tcW w:w="567" w:type="dxa"/>
          </w:tcPr>
          <w:p w14:paraId="7E5B3398" w14:textId="77777777" w:rsidR="0093650A" w:rsidRPr="00AF3B42" w:rsidRDefault="0093650A" w:rsidP="0093650A">
            <w:r w:rsidRPr="00AF3B42">
              <w:t>04</w:t>
            </w:r>
          </w:p>
        </w:tc>
        <w:tc>
          <w:tcPr>
            <w:tcW w:w="3033" w:type="dxa"/>
          </w:tcPr>
          <w:p w14:paraId="0BD74356" w14:textId="4B8711EF" w:rsidR="0093650A" w:rsidRPr="00AF3B42" w:rsidRDefault="004E5755" w:rsidP="0093650A">
            <w:proofErr w:type="spellStart"/>
            <w:proofErr w:type="gramStart"/>
            <w:r>
              <w:t>updateAmount</w:t>
            </w:r>
            <w:proofErr w:type="spellEnd"/>
            <w:r>
              <w:t>(</w:t>
            </w:r>
            <w:proofErr w:type="gramEnd"/>
            <w:r>
              <w:t>)</w:t>
            </w:r>
          </w:p>
        </w:tc>
        <w:tc>
          <w:tcPr>
            <w:tcW w:w="5471" w:type="dxa"/>
          </w:tcPr>
          <w:p w14:paraId="5C3EEA1F" w14:textId="23C76F84" w:rsidR="0093650A" w:rsidRPr="00AF3B42" w:rsidRDefault="00EE6074" w:rsidP="0093650A">
            <w:r>
              <w:t xml:space="preserve">Update amount number </w:t>
            </w:r>
            <w:proofErr w:type="spellStart"/>
            <w:r>
              <w:t>vaccin</w:t>
            </w:r>
            <w:proofErr w:type="spellEnd"/>
            <w:r>
              <w:t>.</w:t>
            </w:r>
          </w:p>
        </w:tc>
      </w:tr>
      <w:tr w:rsidR="0093650A" w:rsidRPr="00542625" w14:paraId="205DE69A" w14:textId="77777777" w:rsidTr="004E5755">
        <w:tc>
          <w:tcPr>
            <w:tcW w:w="567" w:type="dxa"/>
          </w:tcPr>
          <w:p w14:paraId="7FD22F96" w14:textId="77777777" w:rsidR="0093650A" w:rsidRPr="00AF3B42" w:rsidRDefault="0093650A" w:rsidP="0093650A">
            <w:r w:rsidRPr="00AF3B42">
              <w:lastRenderedPageBreak/>
              <w:t>05</w:t>
            </w:r>
          </w:p>
        </w:tc>
        <w:tc>
          <w:tcPr>
            <w:tcW w:w="3033" w:type="dxa"/>
          </w:tcPr>
          <w:p w14:paraId="3D789689" w14:textId="157397B9" w:rsidR="0093650A" w:rsidRPr="00AF3B42" w:rsidRDefault="004E5755" w:rsidP="0093650A">
            <w:proofErr w:type="spellStart"/>
            <w:proofErr w:type="gramStart"/>
            <w:r>
              <w:t>getListPostVaccinateByWarId</w:t>
            </w:r>
            <w:proofErr w:type="spellEnd"/>
            <w:r>
              <w:t>(</w:t>
            </w:r>
            <w:proofErr w:type="gramEnd"/>
            <w:r>
              <w:t>)</w:t>
            </w:r>
          </w:p>
        </w:tc>
        <w:tc>
          <w:tcPr>
            <w:tcW w:w="5471" w:type="dxa"/>
          </w:tcPr>
          <w:p w14:paraId="5633E826" w14:textId="3E46BED2" w:rsidR="0093650A" w:rsidRPr="00AF3B42" w:rsidRDefault="00EE6074" w:rsidP="0093650A">
            <w:r>
              <w:t xml:space="preserve">Get list post with </w:t>
            </w:r>
            <w:proofErr w:type="spellStart"/>
            <w:r>
              <w:t>wardId</w:t>
            </w:r>
            <w:proofErr w:type="spellEnd"/>
          </w:p>
        </w:tc>
      </w:tr>
      <w:tr w:rsidR="0093650A" w:rsidRPr="00542625" w14:paraId="192A53C3" w14:textId="77777777" w:rsidTr="004E5755">
        <w:tc>
          <w:tcPr>
            <w:tcW w:w="567" w:type="dxa"/>
          </w:tcPr>
          <w:p w14:paraId="4D6471E5" w14:textId="77777777" w:rsidR="0093650A" w:rsidRPr="00AF3B42" w:rsidRDefault="0093650A" w:rsidP="0093650A">
            <w:r w:rsidRPr="00AF3B42">
              <w:t>06</w:t>
            </w:r>
          </w:p>
        </w:tc>
        <w:tc>
          <w:tcPr>
            <w:tcW w:w="3033" w:type="dxa"/>
          </w:tcPr>
          <w:p w14:paraId="217230C4" w14:textId="504B37E7" w:rsidR="0093650A" w:rsidRPr="00AF3B42" w:rsidRDefault="004E5755" w:rsidP="0093650A">
            <w:proofErr w:type="spellStart"/>
            <w:proofErr w:type="gramStart"/>
            <w:r>
              <w:t>updatePost</w:t>
            </w:r>
            <w:proofErr w:type="spellEnd"/>
            <w:r>
              <w:t>(</w:t>
            </w:r>
            <w:proofErr w:type="gramEnd"/>
            <w:r>
              <w:t>)</w:t>
            </w:r>
          </w:p>
        </w:tc>
        <w:tc>
          <w:tcPr>
            <w:tcW w:w="5471" w:type="dxa"/>
          </w:tcPr>
          <w:p w14:paraId="34C58920" w14:textId="04E873B4" w:rsidR="0093650A" w:rsidRPr="00AF3B42" w:rsidRDefault="00EE6074" w:rsidP="0093650A">
            <w:r>
              <w:t>Update all attributes of Post</w:t>
            </w:r>
          </w:p>
        </w:tc>
      </w:tr>
    </w:tbl>
    <w:p w14:paraId="4FBD1ABD" w14:textId="77777777" w:rsidR="0093650A" w:rsidRDefault="0093650A" w:rsidP="0093650A">
      <w:pPr>
        <w:pStyle w:val="ListParagraph"/>
      </w:pPr>
    </w:p>
    <w:p w14:paraId="24B79583" w14:textId="77777777" w:rsidR="0093650A" w:rsidRPr="0093650A" w:rsidRDefault="0093650A" w:rsidP="0093650A">
      <w:pPr>
        <w:pStyle w:val="ListParagraph"/>
        <w:numPr>
          <w:ilvl w:val="0"/>
          <w:numId w:val="22"/>
        </w:numPr>
        <w:rPr>
          <w:b/>
        </w:rPr>
      </w:pPr>
      <w:proofErr w:type="spellStart"/>
      <w:r w:rsidRPr="0093650A">
        <w:rPr>
          <w:b/>
        </w:rPr>
        <w:t>Sequense</w:t>
      </w:r>
      <w:proofErr w:type="spellEnd"/>
      <w:r w:rsidRPr="0093650A">
        <w:rPr>
          <w:b/>
        </w:rPr>
        <w:t xml:space="preserve"> Diagram</w:t>
      </w:r>
    </w:p>
    <w:p w14:paraId="31EF75B1" w14:textId="41E99CEE" w:rsidR="0093650A" w:rsidRDefault="009E11AC" w:rsidP="0093650A">
      <w:r>
        <w:rPr>
          <w:noProof/>
        </w:rPr>
        <w:drawing>
          <wp:inline distT="0" distB="0" distL="0" distR="0" wp14:anchorId="3A8FC7D6" wp14:editId="58E99780">
            <wp:extent cx="5943600" cy="3265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5475"/>
                    </a:xfrm>
                    <a:prstGeom prst="rect">
                      <a:avLst/>
                    </a:prstGeom>
                    <a:noFill/>
                    <a:ln>
                      <a:noFill/>
                    </a:ln>
                  </pic:spPr>
                </pic:pic>
              </a:graphicData>
            </a:graphic>
          </wp:inline>
        </w:drawing>
      </w:r>
    </w:p>
    <w:p w14:paraId="4A82DC7E" w14:textId="677C1639" w:rsidR="0093650A" w:rsidRDefault="00920CAB" w:rsidP="0093650A">
      <w:pPr>
        <w:jc w:val="center"/>
        <w:rPr>
          <w:i/>
          <w:sz w:val="20"/>
          <w:szCs w:val="20"/>
        </w:rPr>
      </w:pPr>
      <w:r>
        <w:rPr>
          <w:i/>
          <w:sz w:val="20"/>
          <w:szCs w:val="20"/>
        </w:rPr>
        <w:t>Create Post Vaccinate</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1E6D8278" w14:textId="6A330670" w:rsidR="00D25349" w:rsidRDefault="00D25349" w:rsidP="0093650A">
      <w:pPr>
        <w:jc w:val="center"/>
        <w:rPr>
          <w:i/>
          <w:sz w:val="20"/>
          <w:szCs w:val="20"/>
        </w:rPr>
      </w:pPr>
    </w:p>
    <w:p w14:paraId="428AF684" w14:textId="681FFB25" w:rsidR="00D25349" w:rsidRDefault="00D25349" w:rsidP="0093650A">
      <w:pPr>
        <w:jc w:val="center"/>
        <w:rPr>
          <w:i/>
          <w:sz w:val="20"/>
          <w:szCs w:val="20"/>
        </w:rPr>
      </w:pPr>
    </w:p>
    <w:p w14:paraId="2DF2A870" w14:textId="51349D0A" w:rsidR="00D25349" w:rsidRDefault="00D25349" w:rsidP="0093650A">
      <w:pPr>
        <w:jc w:val="center"/>
        <w:rPr>
          <w:i/>
          <w:sz w:val="20"/>
          <w:szCs w:val="20"/>
        </w:rPr>
      </w:pPr>
    </w:p>
    <w:p w14:paraId="6A7965FE" w14:textId="4E4AA78D" w:rsidR="00D25349" w:rsidRDefault="00D25349" w:rsidP="0093650A">
      <w:pPr>
        <w:jc w:val="center"/>
        <w:rPr>
          <w:i/>
          <w:sz w:val="20"/>
          <w:szCs w:val="20"/>
        </w:rPr>
      </w:pPr>
    </w:p>
    <w:p w14:paraId="210AA3BE" w14:textId="3038697F" w:rsidR="00D25349" w:rsidRDefault="00D25349" w:rsidP="0093650A">
      <w:pPr>
        <w:jc w:val="center"/>
        <w:rPr>
          <w:i/>
          <w:sz w:val="20"/>
          <w:szCs w:val="20"/>
        </w:rPr>
      </w:pPr>
    </w:p>
    <w:p w14:paraId="7F33ECD2" w14:textId="061143A1" w:rsidR="00D25349" w:rsidRDefault="00D25349" w:rsidP="0093650A">
      <w:pPr>
        <w:jc w:val="center"/>
        <w:rPr>
          <w:i/>
          <w:sz w:val="20"/>
          <w:szCs w:val="20"/>
        </w:rPr>
      </w:pPr>
    </w:p>
    <w:p w14:paraId="5F5C3D65" w14:textId="70AC3796" w:rsidR="00D25349" w:rsidRDefault="00D25349" w:rsidP="0093650A">
      <w:pPr>
        <w:jc w:val="center"/>
        <w:rPr>
          <w:i/>
          <w:sz w:val="20"/>
          <w:szCs w:val="20"/>
        </w:rPr>
      </w:pPr>
    </w:p>
    <w:p w14:paraId="19DD64EA" w14:textId="5D751C61" w:rsidR="00D25349" w:rsidRDefault="00D25349" w:rsidP="0093650A">
      <w:pPr>
        <w:jc w:val="center"/>
        <w:rPr>
          <w:i/>
          <w:sz w:val="20"/>
          <w:szCs w:val="20"/>
        </w:rPr>
      </w:pPr>
    </w:p>
    <w:p w14:paraId="70CE97FE" w14:textId="40A9D48C" w:rsidR="00D25349" w:rsidRDefault="00D25349" w:rsidP="0093650A">
      <w:pPr>
        <w:jc w:val="center"/>
        <w:rPr>
          <w:i/>
          <w:sz w:val="20"/>
          <w:szCs w:val="20"/>
        </w:rPr>
      </w:pPr>
    </w:p>
    <w:p w14:paraId="4E4BE0A4" w14:textId="4FF5CEFD" w:rsidR="00D25349" w:rsidRDefault="00D25349" w:rsidP="0093650A">
      <w:pPr>
        <w:jc w:val="center"/>
        <w:rPr>
          <w:i/>
          <w:sz w:val="20"/>
          <w:szCs w:val="20"/>
        </w:rPr>
      </w:pPr>
    </w:p>
    <w:p w14:paraId="2412B0D4" w14:textId="7C168496" w:rsidR="00D25349" w:rsidRDefault="00D25349" w:rsidP="0093650A">
      <w:pPr>
        <w:jc w:val="center"/>
        <w:rPr>
          <w:i/>
          <w:sz w:val="20"/>
          <w:szCs w:val="20"/>
        </w:rPr>
      </w:pPr>
    </w:p>
    <w:p w14:paraId="06E96AF4" w14:textId="47938BC5" w:rsidR="00D25349" w:rsidRDefault="00D25349" w:rsidP="0093650A">
      <w:pPr>
        <w:jc w:val="center"/>
        <w:rPr>
          <w:i/>
          <w:sz w:val="20"/>
          <w:szCs w:val="20"/>
        </w:rPr>
      </w:pPr>
    </w:p>
    <w:p w14:paraId="354C34D4" w14:textId="77777777" w:rsidR="00D25349" w:rsidRPr="0091188A" w:rsidRDefault="00D25349" w:rsidP="0093650A">
      <w:pPr>
        <w:jc w:val="center"/>
        <w:rPr>
          <w:i/>
          <w:sz w:val="20"/>
          <w:szCs w:val="20"/>
        </w:rPr>
      </w:pPr>
    </w:p>
    <w:p w14:paraId="7ED054BA" w14:textId="267B6720" w:rsidR="0093650A" w:rsidRPr="008228A2" w:rsidRDefault="006739DE" w:rsidP="00BC584B">
      <w:pPr>
        <w:pStyle w:val="Heading2"/>
      </w:pPr>
      <w:bookmarkStart w:id="475" w:name="_Toc99453278"/>
      <w:ins w:id="476" w:author="Nguyen Van Manh (FHN.JITS)" w:date="2022-03-29T13:04:00Z">
        <w:r>
          <w:lastRenderedPageBreak/>
          <w:t>8</w:t>
        </w:r>
      </w:ins>
      <w:del w:id="477" w:author="Nguyen Van Manh (FHN.JITS)" w:date="2022-03-29T13:04:00Z">
        <w:r w:rsidR="00B71F73" w:rsidDel="006739DE">
          <w:delText>10</w:delText>
        </w:r>
      </w:del>
      <w:r w:rsidR="0093650A" w:rsidRPr="008228A2">
        <w:t xml:space="preserve">. </w:t>
      </w:r>
      <w:r w:rsidR="000B07E8">
        <w:t>Create Request Vaccinate</w:t>
      </w:r>
      <w:bookmarkEnd w:id="475"/>
    </w:p>
    <w:p w14:paraId="194F705D" w14:textId="77777777" w:rsidR="0093650A" w:rsidRPr="008228A2" w:rsidRDefault="0093650A" w:rsidP="0093650A">
      <w:pPr>
        <w:ind w:firstLine="720"/>
        <w:rPr>
          <w:b/>
        </w:rPr>
      </w:pPr>
      <w:r>
        <w:rPr>
          <w:b/>
        </w:rPr>
        <w:t xml:space="preserve">a. </w:t>
      </w:r>
      <w:r w:rsidRPr="008228A2">
        <w:rPr>
          <w:b/>
        </w:rPr>
        <w:t xml:space="preserve"> Class Diagram: </w:t>
      </w:r>
    </w:p>
    <w:p w14:paraId="17965EF4" w14:textId="6D9C2689" w:rsidR="0093650A" w:rsidRPr="0091188A" w:rsidRDefault="00D25349" w:rsidP="0093650A">
      <w:r>
        <w:rPr>
          <w:noProof/>
        </w:rPr>
        <w:drawing>
          <wp:inline distT="0" distB="0" distL="0" distR="0" wp14:anchorId="602CE2FA" wp14:editId="75554643">
            <wp:extent cx="5943600" cy="458828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88286"/>
                    </a:xfrm>
                    <a:prstGeom prst="rect">
                      <a:avLst/>
                    </a:prstGeom>
                    <a:noFill/>
                    <a:ln>
                      <a:noFill/>
                    </a:ln>
                  </pic:spPr>
                </pic:pic>
              </a:graphicData>
            </a:graphic>
          </wp:inline>
        </w:drawing>
      </w:r>
    </w:p>
    <w:p w14:paraId="7EC56ED5" w14:textId="3C81CA73" w:rsidR="0093650A" w:rsidRPr="0091188A" w:rsidRDefault="000B07E8" w:rsidP="0093650A">
      <w:pPr>
        <w:jc w:val="center"/>
        <w:rPr>
          <w:i/>
          <w:sz w:val="20"/>
          <w:szCs w:val="20"/>
        </w:rPr>
      </w:pPr>
      <w:r>
        <w:rPr>
          <w:i/>
          <w:sz w:val="20"/>
          <w:szCs w:val="20"/>
        </w:rPr>
        <w:t xml:space="preserve">Create Request </w:t>
      </w:r>
      <w:proofErr w:type="spellStart"/>
      <w:r>
        <w:rPr>
          <w:i/>
          <w:sz w:val="20"/>
          <w:szCs w:val="20"/>
        </w:rPr>
        <w:t>Vaccinate</w:t>
      </w:r>
      <w:r w:rsidR="0093650A" w:rsidRPr="0091188A">
        <w:rPr>
          <w:i/>
          <w:sz w:val="20"/>
          <w:szCs w:val="20"/>
        </w:rPr>
        <w:t>_Class</w:t>
      </w:r>
      <w:proofErr w:type="spellEnd"/>
      <w:r w:rsidR="0093650A" w:rsidRPr="0091188A">
        <w:rPr>
          <w:i/>
          <w:sz w:val="20"/>
          <w:szCs w:val="20"/>
        </w:rPr>
        <w:t xml:space="preserve"> Diagram</w:t>
      </w:r>
    </w:p>
    <w:p w14:paraId="7739EA6B" w14:textId="77777777" w:rsidR="0093650A" w:rsidRPr="008228A2" w:rsidRDefault="0093650A" w:rsidP="0093650A">
      <w:pPr>
        <w:rPr>
          <w:b/>
        </w:rPr>
      </w:pPr>
    </w:p>
    <w:p w14:paraId="03E3139F" w14:textId="77777777" w:rsidR="0093650A" w:rsidRPr="0093650A" w:rsidRDefault="0093650A" w:rsidP="0093650A">
      <w:pPr>
        <w:pStyle w:val="ListParagraph"/>
        <w:numPr>
          <w:ilvl w:val="0"/>
          <w:numId w:val="23"/>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50F1367A" w14:textId="77777777" w:rsidTr="00CC1761">
        <w:tc>
          <w:tcPr>
            <w:tcW w:w="567" w:type="dxa"/>
            <w:shd w:val="clear" w:color="auto" w:fill="BDD6EE" w:themeFill="accent1" w:themeFillTint="66"/>
          </w:tcPr>
          <w:p w14:paraId="39745AE8"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BDD6EE" w:themeFill="accent1" w:themeFillTint="66"/>
          </w:tcPr>
          <w:p w14:paraId="3FD04D33"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352E6BF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C35C541" w14:textId="77777777" w:rsidTr="0093650A">
        <w:tc>
          <w:tcPr>
            <w:tcW w:w="567" w:type="dxa"/>
          </w:tcPr>
          <w:p w14:paraId="50C3CC4C" w14:textId="77777777" w:rsidR="0093650A" w:rsidRPr="00AF3B42" w:rsidRDefault="0093650A" w:rsidP="0093650A">
            <w:r w:rsidRPr="00AF3B42">
              <w:rPr>
                <w:rFonts w:hint="eastAsia"/>
              </w:rPr>
              <w:t>01</w:t>
            </w:r>
          </w:p>
        </w:tc>
        <w:tc>
          <w:tcPr>
            <w:tcW w:w="2583" w:type="dxa"/>
          </w:tcPr>
          <w:p w14:paraId="0281619F" w14:textId="16AF7FA8" w:rsidR="0093650A" w:rsidRPr="00AF3B42" w:rsidRDefault="00D25349" w:rsidP="0093650A">
            <w:proofErr w:type="spellStart"/>
            <w:proofErr w:type="gramStart"/>
            <w:r>
              <w:t>getListRequestVaccinate</w:t>
            </w:r>
            <w:proofErr w:type="spellEnd"/>
            <w:r>
              <w:t>(</w:t>
            </w:r>
            <w:proofErr w:type="gramEnd"/>
            <w:r>
              <w:t>)</w:t>
            </w:r>
          </w:p>
        </w:tc>
        <w:tc>
          <w:tcPr>
            <w:tcW w:w="5921" w:type="dxa"/>
          </w:tcPr>
          <w:p w14:paraId="388AB45A" w14:textId="2D03E670" w:rsidR="0093650A" w:rsidRPr="00AF3B42" w:rsidRDefault="00C81F10" w:rsidP="0093650A">
            <w:r>
              <w:t xml:space="preserve">Get list request vaccinate of user </w:t>
            </w:r>
          </w:p>
        </w:tc>
      </w:tr>
      <w:tr w:rsidR="0093650A" w:rsidRPr="00542625" w14:paraId="7C3E136E" w14:textId="77777777" w:rsidTr="0093650A">
        <w:tc>
          <w:tcPr>
            <w:tcW w:w="567" w:type="dxa"/>
          </w:tcPr>
          <w:p w14:paraId="75DD0FF3" w14:textId="77777777" w:rsidR="0093650A" w:rsidRPr="00AF3B42" w:rsidRDefault="0093650A" w:rsidP="0093650A">
            <w:r w:rsidRPr="00AF3B42">
              <w:t>02</w:t>
            </w:r>
          </w:p>
        </w:tc>
        <w:tc>
          <w:tcPr>
            <w:tcW w:w="2583" w:type="dxa"/>
          </w:tcPr>
          <w:p w14:paraId="3CB9C61A" w14:textId="75F78D7F" w:rsidR="0093650A" w:rsidRPr="00AF3B42" w:rsidRDefault="00D25349" w:rsidP="0093650A">
            <w:proofErr w:type="spellStart"/>
            <w:proofErr w:type="gramStart"/>
            <w:r>
              <w:t>addRequestById</w:t>
            </w:r>
            <w:proofErr w:type="spellEnd"/>
            <w:r>
              <w:t>(</w:t>
            </w:r>
            <w:proofErr w:type="gramEnd"/>
            <w:r>
              <w:t>)</w:t>
            </w:r>
          </w:p>
        </w:tc>
        <w:tc>
          <w:tcPr>
            <w:tcW w:w="5921" w:type="dxa"/>
          </w:tcPr>
          <w:p w14:paraId="3DF1B1C8" w14:textId="29976C66" w:rsidR="0093650A" w:rsidRPr="00AF3B42" w:rsidRDefault="00C81F10" w:rsidP="0093650A">
            <w:r>
              <w:t>Add new request.</w:t>
            </w:r>
          </w:p>
        </w:tc>
      </w:tr>
      <w:tr w:rsidR="0093650A" w:rsidRPr="00542625" w14:paraId="6839F5BB" w14:textId="77777777" w:rsidTr="0093650A">
        <w:tc>
          <w:tcPr>
            <w:tcW w:w="567" w:type="dxa"/>
          </w:tcPr>
          <w:p w14:paraId="747C51A1" w14:textId="77777777" w:rsidR="0093650A" w:rsidRPr="00AF3B42" w:rsidRDefault="0093650A" w:rsidP="0093650A">
            <w:r w:rsidRPr="00AF3B42">
              <w:t>03</w:t>
            </w:r>
          </w:p>
        </w:tc>
        <w:tc>
          <w:tcPr>
            <w:tcW w:w="2583" w:type="dxa"/>
          </w:tcPr>
          <w:p w14:paraId="60547244" w14:textId="6D852B11" w:rsidR="0093650A" w:rsidRPr="00AF3B42" w:rsidRDefault="00D25349" w:rsidP="0093650A">
            <w:proofErr w:type="spellStart"/>
            <w:proofErr w:type="gramStart"/>
            <w:r>
              <w:t>connectRequestToPost</w:t>
            </w:r>
            <w:proofErr w:type="spellEnd"/>
            <w:r>
              <w:t>(</w:t>
            </w:r>
            <w:proofErr w:type="gramEnd"/>
            <w:r>
              <w:t>)</w:t>
            </w:r>
          </w:p>
        </w:tc>
        <w:tc>
          <w:tcPr>
            <w:tcW w:w="5921" w:type="dxa"/>
          </w:tcPr>
          <w:p w14:paraId="22B08062" w14:textId="010480A2" w:rsidR="0093650A" w:rsidRPr="00AF3B42" w:rsidRDefault="00C81F10" w:rsidP="0093650A">
            <w:r>
              <w:t>Add request to Post</w:t>
            </w:r>
          </w:p>
        </w:tc>
      </w:tr>
      <w:tr w:rsidR="0093650A" w:rsidRPr="00542625" w14:paraId="40E538FB" w14:textId="77777777" w:rsidTr="0093650A">
        <w:tc>
          <w:tcPr>
            <w:tcW w:w="567" w:type="dxa"/>
          </w:tcPr>
          <w:p w14:paraId="129507BD" w14:textId="77777777" w:rsidR="0093650A" w:rsidRPr="00AF3B42" w:rsidRDefault="0093650A" w:rsidP="0093650A">
            <w:r w:rsidRPr="00AF3B42">
              <w:t>04</w:t>
            </w:r>
          </w:p>
        </w:tc>
        <w:tc>
          <w:tcPr>
            <w:tcW w:w="2583" w:type="dxa"/>
          </w:tcPr>
          <w:p w14:paraId="7A569A59" w14:textId="7B782AF8" w:rsidR="0093650A" w:rsidRPr="00AF3B42" w:rsidRDefault="00D25349" w:rsidP="0093650A">
            <w:proofErr w:type="spellStart"/>
            <w:proofErr w:type="gramStart"/>
            <w:r>
              <w:t>getMaxRequestId</w:t>
            </w:r>
            <w:proofErr w:type="spellEnd"/>
            <w:r>
              <w:t>(</w:t>
            </w:r>
            <w:proofErr w:type="gramEnd"/>
            <w:r>
              <w:t>)</w:t>
            </w:r>
          </w:p>
        </w:tc>
        <w:tc>
          <w:tcPr>
            <w:tcW w:w="5921" w:type="dxa"/>
          </w:tcPr>
          <w:p w14:paraId="676C4D7A" w14:textId="2DB4D1A8" w:rsidR="0093650A" w:rsidRPr="00AF3B42" w:rsidRDefault="00C81F10" w:rsidP="0093650A">
            <w:r>
              <w:t>Get close</w:t>
            </w:r>
            <w:r w:rsidR="00494FED">
              <w:t>st request id</w:t>
            </w:r>
          </w:p>
        </w:tc>
      </w:tr>
      <w:tr w:rsidR="0093650A" w:rsidRPr="00542625" w14:paraId="68FBCF2E" w14:textId="77777777" w:rsidTr="0093650A">
        <w:tc>
          <w:tcPr>
            <w:tcW w:w="567" w:type="dxa"/>
          </w:tcPr>
          <w:p w14:paraId="34C7D218" w14:textId="77777777" w:rsidR="0093650A" w:rsidRPr="00AF3B42" w:rsidRDefault="0093650A" w:rsidP="0093650A">
            <w:r w:rsidRPr="00AF3B42">
              <w:t>05</w:t>
            </w:r>
          </w:p>
        </w:tc>
        <w:tc>
          <w:tcPr>
            <w:tcW w:w="2583" w:type="dxa"/>
          </w:tcPr>
          <w:p w14:paraId="70D3C58C" w14:textId="7563115E" w:rsidR="0093650A" w:rsidRPr="00AF3B42" w:rsidRDefault="00C81F10" w:rsidP="0093650A">
            <w:proofErr w:type="spellStart"/>
            <w:proofErr w:type="gramStart"/>
            <w:r>
              <w:t>getListRequestProcess</w:t>
            </w:r>
            <w:proofErr w:type="spellEnd"/>
            <w:r>
              <w:t>(</w:t>
            </w:r>
            <w:proofErr w:type="gramEnd"/>
            <w:r>
              <w:t>)</w:t>
            </w:r>
          </w:p>
        </w:tc>
        <w:tc>
          <w:tcPr>
            <w:tcW w:w="5921" w:type="dxa"/>
          </w:tcPr>
          <w:p w14:paraId="074E7C1B" w14:textId="6F8063B8" w:rsidR="0093650A" w:rsidRPr="00AF3B42" w:rsidRDefault="00494FED" w:rsidP="0093650A">
            <w:r>
              <w:t xml:space="preserve">Get list request with status equal to 2 </w:t>
            </w:r>
          </w:p>
        </w:tc>
      </w:tr>
    </w:tbl>
    <w:p w14:paraId="1A6D5F82" w14:textId="77777777" w:rsidR="0093650A" w:rsidRDefault="0093650A" w:rsidP="0093650A">
      <w:pPr>
        <w:pStyle w:val="ListParagraph"/>
      </w:pPr>
    </w:p>
    <w:p w14:paraId="70F5CACD" w14:textId="6CF6E935" w:rsidR="0093650A" w:rsidRDefault="0093650A" w:rsidP="0093650A">
      <w:pPr>
        <w:pStyle w:val="ListParagraph"/>
        <w:numPr>
          <w:ilvl w:val="0"/>
          <w:numId w:val="23"/>
        </w:numPr>
        <w:rPr>
          <w:b/>
        </w:rPr>
      </w:pPr>
      <w:proofErr w:type="spellStart"/>
      <w:r w:rsidRPr="0093650A">
        <w:rPr>
          <w:b/>
        </w:rPr>
        <w:t>Sequense</w:t>
      </w:r>
      <w:proofErr w:type="spellEnd"/>
      <w:r w:rsidRPr="0093650A">
        <w:rPr>
          <w:b/>
        </w:rPr>
        <w:t xml:space="preserve"> Diagram</w:t>
      </w:r>
    </w:p>
    <w:p w14:paraId="575D83F3" w14:textId="2DC42F4F" w:rsidR="00274F28" w:rsidRPr="0093650A" w:rsidRDefault="00274F28" w:rsidP="00274F28">
      <w:pPr>
        <w:pStyle w:val="ListParagraph"/>
        <w:ind w:left="1080"/>
        <w:rPr>
          <w:b/>
        </w:rPr>
      </w:pPr>
      <w:r>
        <w:rPr>
          <w:noProof/>
        </w:rPr>
        <w:lastRenderedPageBreak/>
        <w:drawing>
          <wp:inline distT="0" distB="0" distL="0" distR="0" wp14:anchorId="37356B14" wp14:editId="7CFDE8AF">
            <wp:extent cx="5943600" cy="38174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7493"/>
                    </a:xfrm>
                    <a:prstGeom prst="rect">
                      <a:avLst/>
                    </a:prstGeom>
                    <a:noFill/>
                    <a:ln>
                      <a:noFill/>
                    </a:ln>
                  </pic:spPr>
                </pic:pic>
              </a:graphicData>
            </a:graphic>
          </wp:inline>
        </w:drawing>
      </w:r>
    </w:p>
    <w:p w14:paraId="20720CBE" w14:textId="77777777" w:rsidR="0093650A" w:rsidRDefault="0093650A" w:rsidP="0093650A"/>
    <w:p w14:paraId="525F88A6" w14:textId="341799E9" w:rsidR="0093650A" w:rsidRPr="0091188A" w:rsidRDefault="000B07E8" w:rsidP="0093650A">
      <w:pPr>
        <w:jc w:val="center"/>
        <w:rPr>
          <w:i/>
          <w:sz w:val="20"/>
          <w:szCs w:val="20"/>
        </w:rPr>
      </w:pPr>
      <w:r>
        <w:rPr>
          <w:i/>
          <w:sz w:val="20"/>
          <w:szCs w:val="20"/>
        </w:rPr>
        <w:t>Create Request Vaccinate</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1CC78682" w14:textId="673004B3" w:rsidR="0093650A" w:rsidRPr="008228A2" w:rsidRDefault="006739DE" w:rsidP="00BC584B">
      <w:pPr>
        <w:pStyle w:val="Heading2"/>
      </w:pPr>
      <w:bookmarkStart w:id="478" w:name="_Toc99453279"/>
      <w:ins w:id="479" w:author="Nguyen Van Manh (FHN.JITS)" w:date="2022-03-29T13:05:00Z">
        <w:r>
          <w:lastRenderedPageBreak/>
          <w:t>9</w:t>
        </w:r>
      </w:ins>
      <w:del w:id="480" w:author="Nguyen Van Manh (FHN.JITS)" w:date="2022-03-29T13:04:00Z">
        <w:r w:rsidR="00B71F73" w:rsidDel="006739DE">
          <w:delText>11</w:delText>
        </w:r>
      </w:del>
      <w:r w:rsidR="0093650A" w:rsidRPr="008228A2">
        <w:t xml:space="preserve">. </w:t>
      </w:r>
      <w:proofErr w:type="spellStart"/>
      <w:r w:rsidR="000B07E8">
        <w:t>Appcept</w:t>
      </w:r>
      <w:proofErr w:type="spellEnd"/>
      <w:r w:rsidR="00043269">
        <w:t xml:space="preserve">/ </w:t>
      </w:r>
      <w:proofErr w:type="spellStart"/>
      <w:r w:rsidR="00043269">
        <w:t>Denie</w:t>
      </w:r>
      <w:proofErr w:type="spellEnd"/>
      <w:r w:rsidR="000B07E8">
        <w:t xml:space="preserve"> Request</w:t>
      </w:r>
      <w:bookmarkEnd w:id="478"/>
    </w:p>
    <w:p w14:paraId="2D7FEDF0" w14:textId="1FF7F9F6" w:rsidR="0093650A" w:rsidRPr="008228A2" w:rsidRDefault="0093650A" w:rsidP="0093650A">
      <w:pPr>
        <w:ind w:firstLine="720"/>
        <w:rPr>
          <w:b/>
        </w:rPr>
      </w:pPr>
      <w:r>
        <w:rPr>
          <w:b/>
        </w:rPr>
        <w:t xml:space="preserve">a. </w:t>
      </w:r>
      <w:r w:rsidRPr="008228A2">
        <w:rPr>
          <w:b/>
        </w:rPr>
        <w:t xml:space="preserve"> Class Diagram: </w:t>
      </w:r>
      <w:r w:rsidR="005D20C4">
        <w:rPr>
          <w:noProof/>
        </w:rPr>
        <w:drawing>
          <wp:inline distT="0" distB="0" distL="0" distR="0" wp14:anchorId="36F7F2B5" wp14:editId="1BD84291">
            <wp:extent cx="5705856" cy="518096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425" cy="5202366"/>
                    </a:xfrm>
                    <a:prstGeom prst="rect">
                      <a:avLst/>
                    </a:prstGeom>
                    <a:noFill/>
                    <a:ln>
                      <a:noFill/>
                    </a:ln>
                  </pic:spPr>
                </pic:pic>
              </a:graphicData>
            </a:graphic>
          </wp:inline>
        </w:drawing>
      </w:r>
    </w:p>
    <w:p w14:paraId="1FD7D952" w14:textId="77777777" w:rsidR="0093650A" w:rsidRPr="0091188A" w:rsidRDefault="0093650A" w:rsidP="0093650A"/>
    <w:p w14:paraId="36B8DD0E" w14:textId="424D3645" w:rsidR="0093650A" w:rsidRPr="0091188A" w:rsidRDefault="000B07E8" w:rsidP="0093650A">
      <w:pPr>
        <w:jc w:val="center"/>
        <w:rPr>
          <w:i/>
          <w:sz w:val="20"/>
          <w:szCs w:val="20"/>
        </w:rPr>
      </w:pPr>
      <w:r>
        <w:rPr>
          <w:i/>
          <w:sz w:val="20"/>
          <w:szCs w:val="20"/>
        </w:rPr>
        <w:t xml:space="preserve">Accept </w:t>
      </w:r>
      <w:proofErr w:type="spellStart"/>
      <w:r>
        <w:rPr>
          <w:i/>
          <w:sz w:val="20"/>
          <w:szCs w:val="20"/>
        </w:rPr>
        <w:t>Request</w:t>
      </w:r>
      <w:r w:rsidR="0093650A" w:rsidRPr="0091188A">
        <w:rPr>
          <w:i/>
          <w:sz w:val="20"/>
          <w:szCs w:val="20"/>
        </w:rPr>
        <w:t>_Class</w:t>
      </w:r>
      <w:proofErr w:type="spellEnd"/>
      <w:r w:rsidR="0093650A" w:rsidRPr="0091188A">
        <w:rPr>
          <w:i/>
          <w:sz w:val="20"/>
          <w:szCs w:val="20"/>
        </w:rPr>
        <w:t xml:space="preserve"> Diagram</w:t>
      </w:r>
    </w:p>
    <w:p w14:paraId="6D0539C0" w14:textId="77777777" w:rsidR="0093650A" w:rsidRPr="008228A2" w:rsidRDefault="0093650A" w:rsidP="0093650A">
      <w:pPr>
        <w:rPr>
          <w:b/>
        </w:rPr>
      </w:pPr>
    </w:p>
    <w:p w14:paraId="7C856884" w14:textId="77777777" w:rsidR="0093650A" w:rsidRPr="0093650A" w:rsidRDefault="0093650A" w:rsidP="0093650A">
      <w:pPr>
        <w:pStyle w:val="ListParagraph"/>
        <w:numPr>
          <w:ilvl w:val="0"/>
          <w:numId w:val="24"/>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4949A139" w14:textId="77777777" w:rsidTr="00CC1761">
        <w:tc>
          <w:tcPr>
            <w:tcW w:w="567" w:type="dxa"/>
            <w:shd w:val="clear" w:color="auto" w:fill="BDD6EE" w:themeFill="accent1" w:themeFillTint="66"/>
          </w:tcPr>
          <w:p w14:paraId="25079434"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BDD6EE" w:themeFill="accent1" w:themeFillTint="66"/>
          </w:tcPr>
          <w:p w14:paraId="2ECD594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BDD6EE" w:themeFill="accent1" w:themeFillTint="66"/>
          </w:tcPr>
          <w:p w14:paraId="16E77A40"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056E92B1" w14:textId="77777777" w:rsidTr="0093650A">
        <w:tc>
          <w:tcPr>
            <w:tcW w:w="567" w:type="dxa"/>
          </w:tcPr>
          <w:p w14:paraId="28BAD57C" w14:textId="77777777" w:rsidR="0093650A" w:rsidRPr="00AF3B42" w:rsidRDefault="0093650A" w:rsidP="0093650A">
            <w:r w:rsidRPr="00AF3B42">
              <w:rPr>
                <w:rFonts w:hint="eastAsia"/>
              </w:rPr>
              <w:t>01</w:t>
            </w:r>
          </w:p>
        </w:tc>
        <w:tc>
          <w:tcPr>
            <w:tcW w:w="2583" w:type="dxa"/>
          </w:tcPr>
          <w:p w14:paraId="229CBE5B" w14:textId="4E0D2650" w:rsidR="0093650A" w:rsidRPr="00AF3B42" w:rsidRDefault="00622720" w:rsidP="0093650A">
            <w:proofErr w:type="spellStart"/>
            <w:proofErr w:type="gramStart"/>
            <w:r>
              <w:t>acceptRequestPost</w:t>
            </w:r>
            <w:proofErr w:type="spellEnd"/>
            <w:r>
              <w:t>(</w:t>
            </w:r>
            <w:proofErr w:type="gramEnd"/>
            <w:r>
              <w:t>)</w:t>
            </w:r>
          </w:p>
        </w:tc>
        <w:tc>
          <w:tcPr>
            <w:tcW w:w="5921" w:type="dxa"/>
          </w:tcPr>
          <w:p w14:paraId="723F6765" w14:textId="2BC1845D" w:rsidR="0093650A" w:rsidRPr="00AF3B42" w:rsidRDefault="00622720" w:rsidP="0093650A">
            <w:r>
              <w:t>Set status request of post is 1</w:t>
            </w:r>
          </w:p>
        </w:tc>
      </w:tr>
      <w:tr w:rsidR="0093650A" w:rsidRPr="00542625" w14:paraId="5D553137" w14:textId="77777777" w:rsidTr="0093650A">
        <w:tc>
          <w:tcPr>
            <w:tcW w:w="567" w:type="dxa"/>
          </w:tcPr>
          <w:p w14:paraId="7DFE53A8" w14:textId="77777777" w:rsidR="0093650A" w:rsidRPr="00AF3B42" w:rsidRDefault="0093650A" w:rsidP="0093650A">
            <w:r w:rsidRPr="00AF3B42">
              <w:t>02</w:t>
            </w:r>
          </w:p>
        </w:tc>
        <w:tc>
          <w:tcPr>
            <w:tcW w:w="2583" w:type="dxa"/>
          </w:tcPr>
          <w:p w14:paraId="20DC5F8D" w14:textId="047543A6" w:rsidR="0093650A" w:rsidRPr="00AF3B42" w:rsidRDefault="00622720" w:rsidP="0093650A">
            <w:proofErr w:type="spellStart"/>
            <w:proofErr w:type="gramStart"/>
            <w:r>
              <w:t>denieRequestPost</w:t>
            </w:r>
            <w:proofErr w:type="spellEnd"/>
            <w:r>
              <w:t>(</w:t>
            </w:r>
            <w:proofErr w:type="gramEnd"/>
            <w:r>
              <w:t>)</w:t>
            </w:r>
          </w:p>
        </w:tc>
        <w:tc>
          <w:tcPr>
            <w:tcW w:w="5921" w:type="dxa"/>
          </w:tcPr>
          <w:p w14:paraId="414A6017" w14:textId="6E992500" w:rsidR="0093650A" w:rsidRPr="00AF3B42" w:rsidRDefault="00622720" w:rsidP="0093650A">
            <w:r>
              <w:t>Set status request of post is 0</w:t>
            </w:r>
          </w:p>
        </w:tc>
      </w:tr>
    </w:tbl>
    <w:p w14:paraId="5A730232" w14:textId="77777777" w:rsidR="0093650A" w:rsidRDefault="0093650A" w:rsidP="0093650A">
      <w:pPr>
        <w:pStyle w:val="ListParagraph"/>
      </w:pPr>
    </w:p>
    <w:p w14:paraId="09282557" w14:textId="77777777" w:rsidR="0093650A" w:rsidRPr="0093650A" w:rsidRDefault="0093650A" w:rsidP="0093650A">
      <w:pPr>
        <w:pStyle w:val="ListParagraph"/>
        <w:numPr>
          <w:ilvl w:val="0"/>
          <w:numId w:val="24"/>
        </w:numPr>
        <w:rPr>
          <w:b/>
        </w:rPr>
      </w:pPr>
      <w:proofErr w:type="spellStart"/>
      <w:r w:rsidRPr="0093650A">
        <w:rPr>
          <w:b/>
        </w:rPr>
        <w:t>Sequense</w:t>
      </w:r>
      <w:proofErr w:type="spellEnd"/>
      <w:r w:rsidRPr="0093650A">
        <w:rPr>
          <w:b/>
        </w:rPr>
        <w:t xml:space="preserve"> Diagram</w:t>
      </w:r>
    </w:p>
    <w:p w14:paraId="642D20AB" w14:textId="77777777" w:rsidR="0093650A" w:rsidRDefault="0093650A" w:rsidP="0093650A"/>
    <w:p w14:paraId="324B2474" w14:textId="129034A2" w:rsidR="0093650A" w:rsidRPr="0091188A" w:rsidRDefault="000B07E8" w:rsidP="0093650A">
      <w:pPr>
        <w:jc w:val="center"/>
        <w:rPr>
          <w:i/>
          <w:sz w:val="20"/>
          <w:szCs w:val="20"/>
        </w:rPr>
      </w:pPr>
      <w:r>
        <w:rPr>
          <w:i/>
          <w:sz w:val="20"/>
          <w:szCs w:val="20"/>
        </w:rPr>
        <w:t>Accept Request</w:t>
      </w:r>
      <w:r w:rsidRPr="0091188A">
        <w:rPr>
          <w:i/>
          <w:sz w:val="20"/>
          <w:szCs w:val="20"/>
        </w:rPr>
        <w:t xml:space="preserve"> </w:t>
      </w:r>
      <w:r w:rsidR="0093650A" w:rsidRPr="0091188A">
        <w:rPr>
          <w:i/>
          <w:sz w:val="20"/>
          <w:szCs w:val="20"/>
        </w:rPr>
        <w:t>_</w:t>
      </w:r>
      <w:proofErr w:type="spellStart"/>
      <w:r w:rsidR="0093650A">
        <w:rPr>
          <w:i/>
          <w:sz w:val="20"/>
          <w:szCs w:val="20"/>
        </w:rPr>
        <w:t>Sequense</w:t>
      </w:r>
      <w:proofErr w:type="spellEnd"/>
      <w:r w:rsidR="0093650A" w:rsidRPr="0091188A">
        <w:rPr>
          <w:i/>
          <w:sz w:val="20"/>
          <w:szCs w:val="20"/>
        </w:rPr>
        <w:t xml:space="preserve"> Diagram</w:t>
      </w:r>
    </w:p>
    <w:p w14:paraId="44799979" w14:textId="411CE02F" w:rsidR="0093650A" w:rsidRPr="0091188A" w:rsidRDefault="0093650A" w:rsidP="00BC584B">
      <w:pPr>
        <w:pStyle w:val="Heading2"/>
      </w:pPr>
    </w:p>
    <w:p w14:paraId="1B92A5CE" w14:textId="0F8B6E7D" w:rsidR="0093650A" w:rsidRPr="008228A2" w:rsidDel="006739DE" w:rsidRDefault="00B71F73" w:rsidP="00BC584B">
      <w:pPr>
        <w:pStyle w:val="Heading2"/>
        <w:rPr>
          <w:del w:id="481" w:author="Nguyen Van Manh (FHN.JITS)" w:date="2022-03-29T13:05:00Z"/>
        </w:rPr>
      </w:pPr>
      <w:del w:id="482" w:author="Nguyen Van Manh (FHN.JITS)" w:date="2022-03-29T13:05:00Z">
        <w:r w:rsidDel="006739DE">
          <w:delText>12</w:delText>
        </w:r>
        <w:r w:rsidR="0093650A" w:rsidRPr="008228A2" w:rsidDel="006739DE">
          <w:delText xml:space="preserve">. </w:delText>
        </w:r>
        <w:r w:rsidR="000B07E8" w:rsidDel="006739DE">
          <w:delText>Recover Password</w:delText>
        </w:r>
      </w:del>
    </w:p>
    <w:p w14:paraId="63EF9345" w14:textId="526888C2" w:rsidR="0093650A" w:rsidRPr="008228A2" w:rsidDel="006739DE" w:rsidRDefault="0093650A" w:rsidP="0093650A">
      <w:pPr>
        <w:ind w:firstLine="720"/>
        <w:rPr>
          <w:del w:id="483" w:author="Nguyen Van Manh (FHN.JITS)" w:date="2022-03-29T13:05:00Z"/>
          <w:b/>
        </w:rPr>
      </w:pPr>
      <w:del w:id="484" w:author="Nguyen Van Manh (FHN.JITS)" w:date="2022-03-29T13:05:00Z">
        <w:r w:rsidDel="006739DE">
          <w:rPr>
            <w:b/>
          </w:rPr>
          <w:delText xml:space="preserve">a. </w:delText>
        </w:r>
        <w:r w:rsidRPr="008228A2" w:rsidDel="006739DE">
          <w:rPr>
            <w:b/>
          </w:rPr>
          <w:delText xml:space="preserve"> Class Diagram: </w:delText>
        </w:r>
      </w:del>
    </w:p>
    <w:p w14:paraId="78F1AA2F" w14:textId="0F536C39" w:rsidR="0093650A" w:rsidRPr="0091188A" w:rsidDel="006739DE" w:rsidRDefault="0093650A" w:rsidP="0093650A">
      <w:pPr>
        <w:rPr>
          <w:del w:id="485" w:author="Nguyen Van Manh (FHN.JITS)" w:date="2022-03-29T13:05:00Z"/>
        </w:rPr>
      </w:pPr>
    </w:p>
    <w:p w14:paraId="6A1AD165" w14:textId="4AAE8098" w:rsidR="0093650A" w:rsidRPr="0091188A" w:rsidDel="006739DE" w:rsidRDefault="000B07E8" w:rsidP="0093650A">
      <w:pPr>
        <w:jc w:val="center"/>
        <w:rPr>
          <w:del w:id="486" w:author="Nguyen Van Manh (FHN.JITS)" w:date="2022-03-29T13:05:00Z"/>
          <w:i/>
          <w:sz w:val="20"/>
          <w:szCs w:val="20"/>
        </w:rPr>
      </w:pPr>
      <w:del w:id="487" w:author="Nguyen Van Manh (FHN.JITS)" w:date="2022-03-29T13:05:00Z">
        <w:r w:rsidDel="006739DE">
          <w:rPr>
            <w:i/>
            <w:sz w:val="20"/>
            <w:szCs w:val="20"/>
          </w:rPr>
          <w:delText>Recover Password</w:delText>
        </w:r>
        <w:r w:rsidR="0093650A" w:rsidRPr="0091188A" w:rsidDel="006739DE">
          <w:rPr>
            <w:i/>
            <w:sz w:val="20"/>
            <w:szCs w:val="20"/>
          </w:rPr>
          <w:delText>_Class Diagram</w:delText>
        </w:r>
      </w:del>
    </w:p>
    <w:p w14:paraId="21E00781" w14:textId="238819DE" w:rsidR="0093650A" w:rsidRPr="008228A2" w:rsidDel="006739DE" w:rsidRDefault="0093650A" w:rsidP="0093650A">
      <w:pPr>
        <w:rPr>
          <w:del w:id="488" w:author="Nguyen Van Manh (FHN.JITS)" w:date="2022-03-29T13:05:00Z"/>
          <w:b/>
        </w:rPr>
      </w:pPr>
    </w:p>
    <w:p w14:paraId="2A8CA459" w14:textId="56E7DF25" w:rsidR="0093650A" w:rsidRPr="0093650A" w:rsidDel="006739DE" w:rsidRDefault="0093650A" w:rsidP="0093650A">
      <w:pPr>
        <w:pStyle w:val="ListParagraph"/>
        <w:numPr>
          <w:ilvl w:val="0"/>
          <w:numId w:val="26"/>
        </w:numPr>
        <w:rPr>
          <w:del w:id="489" w:author="Nguyen Van Manh (FHN.JITS)" w:date="2022-03-29T13:05:00Z"/>
          <w:b/>
        </w:rPr>
      </w:pPr>
      <w:del w:id="490" w:author="Nguyen Van Manh (FHN.JITS)" w:date="2022-03-29T13:05:00Z">
        <w:r w:rsidRPr="0093650A" w:rsidDel="006739DE">
          <w:rPr>
            <w:b/>
          </w:rPr>
          <w:delText>Class Specification</w:delText>
        </w:r>
      </w:del>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rsidDel="006739DE" w14:paraId="0B5F9291" w14:textId="7D4853C3" w:rsidTr="0093650A">
        <w:trPr>
          <w:del w:id="491" w:author="Nguyen Van Manh (FHN.JITS)" w:date="2022-03-29T13:05:00Z"/>
        </w:trPr>
        <w:tc>
          <w:tcPr>
            <w:tcW w:w="567" w:type="dxa"/>
            <w:shd w:val="clear" w:color="auto" w:fill="FFE8E1"/>
          </w:tcPr>
          <w:p w14:paraId="7089C4EB" w14:textId="7CD39184" w:rsidR="0093650A" w:rsidRPr="00B04F78" w:rsidDel="006739DE" w:rsidRDefault="0093650A" w:rsidP="0093650A">
            <w:pPr>
              <w:spacing w:after="0" w:line="240" w:lineRule="auto"/>
              <w:jc w:val="center"/>
              <w:rPr>
                <w:del w:id="492" w:author="Nguyen Van Manh (FHN.JITS)" w:date="2022-03-29T13:05:00Z"/>
                <w:rFonts w:ascii="Calibri" w:eastAsia="Times New Roman" w:hAnsi="Calibri" w:cs="Calibri"/>
                <w:b/>
                <w:bCs/>
                <w:iCs/>
                <w:color w:val="000000"/>
                <w:lang w:val="en-GB" w:eastAsia="en-GB"/>
              </w:rPr>
            </w:pPr>
            <w:del w:id="493" w:author="Nguyen Van Manh (FHN.JITS)" w:date="2022-03-29T13:05:00Z">
              <w:r w:rsidRPr="00B04F78" w:rsidDel="006739DE">
                <w:rPr>
                  <w:rFonts w:ascii="Calibri" w:eastAsia="Times New Roman" w:hAnsi="Calibri" w:cs="Calibri" w:hint="eastAsia"/>
                  <w:b/>
                  <w:bCs/>
                  <w:iCs/>
                  <w:color w:val="000000"/>
                  <w:lang w:val="en-GB" w:eastAsia="en-GB"/>
                </w:rPr>
                <w:delText>No</w:delText>
              </w:r>
            </w:del>
          </w:p>
        </w:tc>
        <w:tc>
          <w:tcPr>
            <w:tcW w:w="2583" w:type="dxa"/>
            <w:shd w:val="clear" w:color="auto" w:fill="FFE8E1"/>
          </w:tcPr>
          <w:p w14:paraId="70545C5C" w14:textId="37FD6408" w:rsidR="0093650A" w:rsidRPr="00B04F78" w:rsidDel="006739DE" w:rsidRDefault="0093650A" w:rsidP="0093650A">
            <w:pPr>
              <w:spacing w:after="0" w:line="240" w:lineRule="auto"/>
              <w:rPr>
                <w:del w:id="494" w:author="Nguyen Van Manh (FHN.JITS)" w:date="2022-03-29T13:05:00Z"/>
                <w:rFonts w:ascii="Calibri" w:eastAsia="Times New Roman" w:hAnsi="Calibri" w:cs="Calibri"/>
                <w:b/>
                <w:bCs/>
                <w:iCs/>
                <w:color w:val="000000"/>
                <w:lang w:val="en-GB" w:eastAsia="en-GB"/>
              </w:rPr>
            </w:pPr>
            <w:del w:id="495" w:author="Nguyen Van Manh (FHN.JITS)" w:date="2022-03-29T13:05:00Z">
              <w:r w:rsidRPr="00B04F78" w:rsidDel="006739DE">
                <w:rPr>
                  <w:rFonts w:ascii="Calibri" w:eastAsia="Times New Roman" w:hAnsi="Calibri" w:cs="Calibri" w:hint="eastAsia"/>
                  <w:b/>
                  <w:bCs/>
                  <w:iCs/>
                  <w:color w:val="000000"/>
                  <w:lang w:val="en-GB" w:eastAsia="en-GB"/>
                </w:rPr>
                <w:delText>Method</w:delText>
              </w:r>
            </w:del>
          </w:p>
        </w:tc>
        <w:tc>
          <w:tcPr>
            <w:tcW w:w="5921" w:type="dxa"/>
            <w:shd w:val="clear" w:color="auto" w:fill="FFE8E1"/>
          </w:tcPr>
          <w:p w14:paraId="6F683253" w14:textId="2B79DE0D" w:rsidR="0093650A" w:rsidRPr="00B04F78" w:rsidDel="006739DE" w:rsidRDefault="0093650A" w:rsidP="0093650A">
            <w:pPr>
              <w:spacing w:after="0" w:line="240" w:lineRule="auto"/>
              <w:rPr>
                <w:del w:id="496" w:author="Nguyen Van Manh (FHN.JITS)" w:date="2022-03-29T13:05:00Z"/>
                <w:rFonts w:ascii="Calibri" w:eastAsia="Times New Roman" w:hAnsi="Calibri" w:cs="Calibri"/>
                <w:b/>
                <w:bCs/>
                <w:iCs/>
                <w:color w:val="000000"/>
                <w:lang w:val="en-GB" w:eastAsia="en-GB"/>
              </w:rPr>
            </w:pPr>
            <w:del w:id="497" w:author="Nguyen Van Manh (FHN.JITS)" w:date="2022-03-29T13:05:00Z">
              <w:r w:rsidRPr="00B04F78" w:rsidDel="006739DE">
                <w:rPr>
                  <w:rFonts w:ascii="Calibri" w:eastAsia="Times New Roman" w:hAnsi="Calibri" w:cs="Calibri" w:hint="eastAsia"/>
                  <w:b/>
                  <w:bCs/>
                  <w:iCs/>
                  <w:color w:val="000000"/>
                  <w:lang w:val="en-GB" w:eastAsia="en-GB"/>
                </w:rPr>
                <w:delText>Description</w:delText>
              </w:r>
            </w:del>
          </w:p>
        </w:tc>
      </w:tr>
      <w:tr w:rsidR="0093650A" w:rsidRPr="00542625" w:rsidDel="006739DE" w14:paraId="335681A3" w14:textId="429469B7" w:rsidTr="0093650A">
        <w:trPr>
          <w:del w:id="498" w:author="Nguyen Van Manh (FHN.JITS)" w:date="2022-03-29T13:05:00Z"/>
        </w:trPr>
        <w:tc>
          <w:tcPr>
            <w:tcW w:w="567" w:type="dxa"/>
          </w:tcPr>
          <w:p w14:paraId="6C867441" w14:textId="6EAECEF2" w:rsidR="0093650A" w:rsidRPr="00AF3B42" w:rsidDel="006739DE" w:rsidRDefault="0093650A" w:rsidP="0093650A">
            <w:pPr>
              <w:rPr>
                <w:del w:id="499" w:author="Nguyen Van Manh (FHN.JITS)" w:date="2022-03-29T13:05:00Z"/>
              </w:rPr>
            </w:pPr>
            <w:del w:id="500" w:author="Nguyen Van Manh (FHN.JITS)" w:date="2022-03-29T13:05:00Z">
              <w:r w:rsidRPr="00AF3B42" w:rsidDel="006739DE">
                <w:rPr>
                  <w:rFonts w:hint="eastAsia"/>
                </w:rPr>
                <w:delText>01</w:delText>
              </w:r>
            </w:del>
          </w:p>
        </w:tc>
        <w:tc>
          <w:tcPr>
            <w:tcW w:w="2583" w:type="dxa"/>
          </w:tcPr>
          <w:p w14:paraId="7D26C890" w14:textId="434614F2" w:rsidR="0093650A" w:rsidRPr="00AF3B42" w:rsidDel="006739DE" w:rsidRDefault="0093650A" w:rsidP="0093650A">
            <w:pPr>
              <w:rPr>
                <w:del w:id="501" w:author="Nguyen Van Manh (FHN.JITS)" w:date="2022-03-29T13:05:00Z"/>
              </w:rPr>
            </w:pPr>
            <w:del w:id="502" w:author="Nguyen Van Manh (FHN.JITS)" w:date="2022-03-29T13:05:00Z">
              <w:r w:rsidRPr="00AF3B42" w:rsidDel="006739DE">
                <w:delText>User()</w:delText>
              </w:r>
            </w:del>
          </w:p>
        </w:tc>
        <w:tc>
          <w:tcPr>
            <w:tcW w:w="5921" w:type="dxa"/>
          </w:tcPr>
          <w:p w14:paraId="53E92C54" w14:textId="729E6BA4" w:rsidR="0093650A" w:rsidRPr="00AF3B42" w:rsidDel="006739DE" w:rsidRDefault="0093650A" w:rsidP="0093650A">
            <w:pPr>
              <w:rPr>
                <w:del w:id="503" w:author="Nguyen Van Manh (FHN.JITS)" w:date="2022-03-29T13:05:00Z"/>
              </w:rPr>
            </w:pPr>
            <w:del w:id="504" w:author="Nguyen Van Manh (FHN.JITS)" w:date="2022-03-29T13:05:00Z">
              <w:r w:rsidRPr="00AF3B42" w:rsidDel="006739DE">
                <w:delText>Contructor of object User.</w:delText>
              </w:r>
            </w:del>
          </w:p>
        </w:tc>
      </w:tr>
      <w:tr w:rsidR="0093650A" w:rsidRPr="00542625" w:rsidDel="006739DE" w14:paraId="6ACA4EC9" w14:textId="174750BD" w:rsidTr="0093650A">
        <w:trPr>
          <w:del w:id="505" w:author="Nguyen Van Manh (FHN.JITS)" w:date="2022-03-29T13:05:00Z"/>
        </w:trPr>
        <w:tc>
          <w:tcPr>
            <w:tcW w:w="567" w:type="dxa"/>
          </w:tcPr>
          <w:p w14:paraId="18B80C01" w14:textId="52A86420" w:rsidR="0093650A" w:rsidRPr="00AF3B42" w:rsidDel="006739DE" w:rsidRDefault="0093650A" w:rsidP="0093650A">
            <w:pPr>
              <w:rPr>
                <w:del w:id="506" w:author="Nguyen Van Manh (FHN.JITS)" w:date="2022-03-29T13:05:00Z"/>
              </w:rPr>
            </w:pPr>
            <w:del w:id="507" w:author="Nguyen Van Manh (FHN.JITS)" w:date="2022-03-29T13:05:00Z">
              <w:r w:rsidRPr="00AF3B42" w:rsidDel="006739DE">
                <w:delText>02</w:delText>
              </w:r>
            </w:del>
          </w:p>
        </w:tc>
        <w:tc>
          <w:tcPr>
            <w:tcW w:w="2583" w:type="dxa"/>
          </w:tcPr>
          <w:p w14:paraId="67B14845" w14:textId="211606E1" w:rsidR="0093650A" w:rsidRPr="00AF3B42" w:rsidDel="006739DE" w:rsidRDefault="0093650A" w:rsidP="0093650A">
            <w:pPr>
              <w:rPr>
                <w:del w:id="508" w:author="Nguyen Van Manh (FHN.JITS)" w:date="2022-03-29T13:05:00Z"/>
              </w:rPr>
            </w:pPr>
            <w:del w:id="509" w:author="Nguyen Van Manh (FHN.JITS)" w:date="2022-03-29T13:05:00Z">
              <w:r w:rsidRPr="00AF3B42" w:rsidDel="006739DE">
                <w:delText>getUserId()</w:delText>
              </w:r>
            </w:del>
          </w:p>
        </w:tc>
        <w:tc>
          <w:tcPr>
            <w:tcW w:w="5921" w:type="dxa"/>
          </w:tcPr>
          <w:p w14:paraId="172E6AF7" w14:textId="6512A4C0" w:rsidR="0093650A" w:rsidRPr="00AF3B42" w:rsidDel="006739DE" w:rsidRDefault="0093650A" w:rsidP="0093650A">
            <w:pPr>
              <w:rPr>
                <w:del w:id="510" w:author="Nguyen Van Manh (FHN.JITS)" w:date="2022-03-29T13:05:00Z"/>
              </w:rPr>
            </w:pPr>
            <w:del w:id="511" w:author="Nguyen Van Manh (FHN.JITS)" w:date="2022-03-29T13:05:00Z">
              <w:r w:rsidRPr="00AF3B42" w:rsidDel="006739DE">
                <w:delText xml:space="preserve">Return value of attribute userId </w:delText>
              </w:r>
            </w:del>
          </w:p>
        </w:tc>
      </w:tr>
      <w:tr w:rsidR="0093650A" w:rsidRPr="00542625" w:rsidDel="006739DE" w14:paraId="371353E4" w14:textId="3FFE7084" w:rsidTr="0093650A">
        <w:trPr>
          <w:del w:id="512" w:author="Nguyen Van Manh (FHN.JITS)" w:date="2022-03-29T13:05:00Z"/>
        </w:trPr>
        <w:tc>
          <w:tcPr>
            <w:tcW w:w="567" w:type="dxa"/>
          </w:tcPr>
          <w:p w14:paraId="6E3D52AD" w14:textId="25F12739" w:rsidR="0093650A" w:rsidRPr="00AF3B42" w:rsidDel="006739DE" w:rsidRDefault="0093650A" w:rsidP="0093650A">
            <w:pPr>
              <w:rPr>
                <w:del w:id="513" w:author="Nguyen Van Manh (FHN.JITS)" w:date="2022-03-29T13:05:00Z"/>
              </w:rPr>
            </w:pPr>
            <w:del w:id="514" w:author="Nguyen Van Manh (FHN.JITS)" w:date="2022-03-29T13:05:00Z">
              <w:r w:rsidRPr="00AF3B42" w:rsidDel="006739DE">
                <w:delText>03</w:delText>
              </w:r>
            </w:del>
          </w:p>
        </w:tc>
        <w:tc>
          <w:tcPr>
            <w:tcW w:w="2583" w:type="dxa"/>
          </w:tcPr>
          <w:p w14:paraId="4199B926" w14:textId="2F7A70E7" w:rsidR="0093650A" w:rsidRPr="00AF3B42" w:rsidDel="006739DE" w:rsidRDefault="0093650A" w:rsidP="0093650A">
            <w:pPr>
              <w:rPr>
                <w:del w:id="515" w:author="Nguyen Van Manh (FHN.JITS)" w:date="2022-03-29T13:05:00Z"/>
              </w:rPr>
            </w:pPr>
            <w:del w:id="516" w:author="Nguyen Van Manh (FHN.JITS)" w:date="2022-03-29T13:05:00Z">
              <w:r w:rsidRPr="00AF3B42" w:rsidDel="006739DE">
                <w:delText>setUserId()</w:delText>
              </w:r>
            </w:del>
          </w:p>
        </w:tc>
        <w:tc>
          <w:tcPr>
            <w:tcW w:w="5921" w:type="dxa"/>
          </w:tcPr>
          <w:p w14:paraId="4160BBD9" w14:textId="074A146E" w:rsidR="0093650A" w:rsidRPr="00AF3B42" w:rsidDel="006739DE" w:rsidRDefault="0093650A" w:rsidP="0093650A">
            <w:pPr>
              <w:rPr>
                <w:del w:id="517" w:author="Nguyen Van Manh (FHN.JITS)" w:date="2022-03-29T13:05:00Z"/>
              </w:rPr>
            </w:pPr>
            <w:del w:id="518" w:author="Nguyen Van Manh (FHN.JITS)" w:date="2022-03-29T13:05:00Z">
              <w:r w:rsidRPr="00AF3B42" w:rsidDel="006739DE">
                <w:delText>Set value to attribute userId</w:delText>
              </w:r>
            </w:del>
          </w:p>
        </w:tc>
      </w:tr>
      <w:tr w:rsidR="0093650A" w:rsidRPr="00542625" w:rsidDel="006739DE" w14:paraId="2CFCBFBF" w14:textId="6301CDD1" w:rsidTr="0093650A">
        <w:trPr>
          <w:del w:id="519" w:author="Nguyen Van Manh (FHN.JITS)" w:date="2022-03-29T13:05:00Z"/>
        </w:trPr>
        <w:tc>
          <w:tcPr>
            <w:tcW w:w="567" w:type="dxa"/>
          </w:tcPr>
          <w:p w14:paraId="7B86266B" w14:textId="1F2F4668" w:rsidR="0093650A" w:rsidRPr="00AF3B42" w:rsidDel="006739DE" w:rsidRDefault="0093650A" w:rsidP="0093650A">
            <w:pPr>
              <w:rPr>
                <w:del w:id="520" w:author="Nguyen Van Manh (FHN.JITS)" w:date="2022-03-29T13:05:00Z"/>
              </w:rPr>
            </w:pPr>
            <w:del w:id="521" w:author="Nguyen Van Manh (FHN.JITS)" w:date="2022-03-29T13:05:00Z">
              <w:r w:rsidRPr="00AF3B42" w:rsidDel="006739DE">
                <w:delText>04</w:delText>
              </w:r>
            </w:del>
          </w:p>
        </w:tc>
        <w:tc>
          <w:tcPr>
            <w:tcW w:w="2583" w:type="dxa"/>
          </w:tcPr>
          <w:p w14:paraId="647CD9D8" w14:textId="73ACBE13" w:rsidR="0093650A" w:rsidRPr="00AF3B42" w:rsidDel="006739DE" w:rsidRDefault="0093650A" w:rsidP="0093650A">
            <w:pPr>
              <w:rPr>
                <w:del w:id="522" w:author="Nguyen Van Manh (FHN.JITS)" w:date="2022-03-29T13:05:00Z"/>
              </w:rPr>
            </w:pPr>
            <w:del w:id="523" w:author="Nguyen Van Manh (FHN.JITS)" w:date="2022-03-29T13:05:00Z">
              <w:r w:rsidRPr="00AF3B42" w:rsidDel="006739DE">
                <w:delText>getUsername()</w:delText>
              </w:r>
            </w:del>
          </w:p>
        </w:tc>
        <w:tc>
          <w:tcPr>
            <w:tcW w:w="5921" w:type="dxa"/>
          </w:tcPr>
          <w:p w14:paraId="24BE20CB" w14:textId="4504C4E1" w:rsidR="0093650A" w:rsidRPr="00AF3B42" w:rsidDel="006739DE" w:rsidRDefault="0093650A" w:rsidP="0093650A">
            <w:pPr>
              <w:rPr>
                <w:del w:id="524" w:author="Nguyen Van Manh (FHN.JITS)" w:date="2022-03-29T13:05:00Z"/>
              </w:rPr>
            </w:pPr>
            <w:del w:id="525" w:author="Nguyen Van Manh (FHN.JITS)" w:date="2022-03-29T13:05:00Z">
              <w:r w:rsidRPr="00AF3B42" w:rsidDel="006739DE">
                <w:delText>Return value of attribute userId</w:delText>
              </w:r>
            </w:del>
          </w:p>
        </w:tc>
      </w:tr>
      <w:tr w:rsidR="0093650A" w:rsidRPr="00542625" w:rsidDel="006739DE" w14:paraId="15A23ED2" w14:textId="4DA14EBA" w:rsidTr="0093650A">
        <w:trPr>
          <w:del w:id="526" w:author="Nguyen Van Manh (FHN.JITS)" w:date="2022-03-29T13:05:00Z"/>
        </w:trPr>
        <w:tc>
          <w:tcPr>
            <w:tcW w:w="567" w:type="dxa"/>
          </w:tcPr>
          <w:p w14:paraId="7754DE78" w14:textId="5741C236" w:rsidR="0093650A" w:rsidRPr="00AF3B42" w:rsidDel="006739DE" w:rsidRDefault="0093650A" w:rsidP="0093650A">
            <w:pPr>
              <w:rPr>
                <w:del w:id="527" w:author="Nguyen Van Manh (FHN.JITS)" w:date="2022-03-29T13:05:00Z"/>
              </w:rPr>
            </w:pPr>
            <w:del w:id="528" w:author="Nguyen Van Manh (FHN.JITS)" w:date="2022-03-29T13:05:00Z">
              <w:r w:rsidRPr="00AF3B42" w:rsidDel="006739DE">
                <w:delText>05</w:delText>
              </w:r>
            </w:del>
          </w:p>
        </w:tc>
        <w:tc>
          <w:tcPr>
            <w:tcW w:w="2583" w:type="dxa"/>
          </w:tcPr>
          <w:p w14:paraId="0DE7AADE" w14:textId="10C4720E" w:rsidR="0093650A" w:rsidRPr="00AF3B42" w:rsidDel="006739DE" w:rsidRDefault="0093650A" w:rsidP="0093650A">
            <w:pPr>
              <w:rPr>
                <w:del w:id="529" w:author="Nguyen Van Manh (FHN.JITS)" w:date="2022-03-29T13:05:00Z"/>
              </w:rPr>
            </w:pPr>
            <w:del w:id="530" w:author="Nguyen Van Manh (FHN.JITS)" w:date="2022-03-29T13:05:00Z">
              <w:r w:rsidRPr="00AF3B42" w:rsidDel="006739DE">
                <w:delText>setUsername()</w:delText>
              </w:r>
            </w:del>
          </w:p>
        </w:tc>
        <w:tc>
          <w:tcPr>
            <w:tcW w:w="5921" w:type="dxa"/>
          </w:tcPr>
          <w:p w14:paraId="0B92B123" w14:textId="60E1B31D" w:rsidR="0093650A" w:rsidRPr="00AF3B42" w:rsidDel="006739DE" w:rsidRDefault="0093650A" w:rsidP="0093650A">
            <w:pPr>
              <w:rPr>
                <w:del w:id="531" w:author="Nguyen Van Manh (FHN.JITS)" w:date="2022-03-29T13:05:00Z"/>
              </w:rPr>
            </w:pPr>
            <w:del w:id="532" w:author="Nguyen Van Manh (FHN.JITS)" w:date="2022-03-29T13:05:00Z">
              <w:r w:rsidRPr="00AF3B42" w:rsidDel="006739DE">
                <w:delText>Set value to attribute userId</w:delText>
              </w:r>
            </w:del>
          </w:p>
        </w:tc>
      </w:tr>
      <w:tr w:rsidR="0093650A" w:rsidRPr="00542625" w:rsidDel="006739DE" w14:paraId="06B267DC" w14:textId="1C198A3D" w:rsidTr="0093650A">
        <w:trPr>
          <w:del w:id="533" w:author="Nguyen Van Manh (FHN.JITS)" w:date="2022-03-29T13:05:00Z"/>
        </w:trPr>
        <w:tc>
          <w:tcPr>
            <w:tcW w:w="567" w:type="dxa"/>
          </w:tcPr>
          <w:p w14:paraId="0C50AD1F" w14:textId="405624B0" w:rsidR="0093650A" w:rsidRPr="00AF3B42" w:rsidDel="006739DE" w:rsidRDefault="0093650A" w:rsidP="0093650A">
            <w:pPr>
              <w:rPr>
                <w:del w:id="534" w:author="Nguyen Van Manh (FHN.JITS)" w:date="2022-03-29T13:05:00Z"/>
              </w:rPr>
            </w:pPr>
            <w:del w:id="535" w:author="Nguyen Van Manh (FHN.JITS)" w:date="2022-03-29T13:05:00Z">
              <w:r w:rsidRPr="00AF3B42" w:rsidDel="006739DE">
                <w:delText>06</w:delText>
              </w:r>
            </w:del>
          </w:p>
        </w:tc>
        <w:tc>
          <w:tcPr>
            <w:tcW w:w="2583" w:type="dxa"/>
          </w:tcPr>
          <w:p w14:paraId="0E0E45E6" w14:textId="43CA5C17" w:rsidR="0093650A" w:rsidRPr="00AF3B42" w:rsidDel="006739DE" w:rsidRDefault="0093650A" w:rsidP="0093650A">
            <w:pPr>
              <w:rPr>
                <w:del w:id="536" w:author="Nguyen Van Manh (FHN.JITS)" w:date="2022-03-29T13:05:00Z"/>
              </w:rPr>
            </w:pPr>
            <w:del w:id="537" w:author="Nguyen Van Manh (FHN.JITS)" w:date="2022-03-29T13:05:00Z">
              <w:r w:rsidRPr="00AF3B42" w:rsidDel="006739DE">
                <w:delText>getPassword()</w:delText>
              </w:r>
            </w:del>
          </w:p>
        </w:tc>
        <w:tc>
          <w:tcPr>
            <w:tcW w:w="5921" w:type="dxa"/>
          </w:tcPr>
          <w:p w14:paraId="549C2E8B" w14:textId="453BA443" w:rsidR="0093650A" w:rsidRPr="00AF3B42" w:rsidDel="006739DE" w:rsidRDefault="0093650A" w:rsidP="0093650A">
            <w:pPr>
              <w:rPr>
                <w:del w:id="538" w:author="Nguyen Van Manh (FHN.JITS)" w:date="2022-03-29T13:05:00Z"/>
              </w:rPr>
            </w:pPr>
            <w:del w:id="539" w:author="Nguyen Van Manh (FHN.JITS)" w:date="2022-03-29T13:05:00Z">
              <w:r w:rsidRPr="00AF3B42" w:rsidDel="006739DE">
                <w:delText>Return attribute password</w:delText>
              </w:r>
            </w:del>
          </w:p>
        </w:tc>
      </w:tr>
      <w:tr w:rsidR="0093650A" w:rsidRPr="00542625" w:rsidDel="006739DE" w14:paraId="5B9E5D40" w14:textId="7AA4AE2D" w:rsidTr="0093650A">
        <w:trPr>
          <w:del w:id="540" w:author="Nguyen Van Manh (FHN.JITS)" w:date="2022-03-29T13:05:00Z"/>
        </w:trPr>
        <w:tc>
          <w:tcPr>
            <w:tcW w:w="567" w:type="dxa"/>
          </w:tcPr>
          <w:p w14:paraId="054722D7" w14:textId="1AD90F38" w:rsidR="0093650A" w:rsidRPr="00AF3B42" w:rsidDel="006739DE" w:rsidRDefault="0093650A" w:rsidP="0093650A">
            <w:pPr>
              <w:rPr>
                <w:del w:id="541" w:author="Nguyen Van Manh (FHN.JITS)" w:date="2022-03-29T13:05:00Z"/>
              </w:rPr>
            </w:pPr>
            <w:del w:id="542" w:author="Nguyen Van Manh (FHN.JITS)" w:date="2022-03-29T13:05:00Z">
              <w:r w:rsidRPr="00AF3B42" w:rsidDel="006739DE">
                <w:delText>07</w:delText>
              </w:r>
            </w:del>
          </w:p>
        </w:tc>
        <w:tc>
          <w:tcPr>
            <w:tcW w:w="2583" w:type="dxa"/>
          </w:tcPr>
          <w:p w14:paraId="15104343" w14:textId="14298EA5" w:rsidR="0093650A" w:rsidRPr="00AF3B42" w:rsidDel="006739DE" w:rsidRDefault="0093650A" w:rsidP="0093650A">
            <w:pPr>
              <w:rPr>
                <w:del w:id="543" w:author="Nguyen Van Manh (FHN.JITS)" w:date="2022-03-29T13:05:00Z"/>
              </w:rPr>
            </w:pPr>
            <w:del w:id="544" w:author="Nguyen Van Manh (FHN.JITS)" w:date="2022-03-29T13:05:00Z">
              <w:r w:rsidRPr="00AF3B42" w:rsidDel="006739DE">
                <w:delText>setPassword()</w:delText>
              </w:r>
            </w:del>
          </w:p>
        </w:tc>
        <w:tc>
          <w:tcPr>
            <w:tcW w:w="5921" w:type="dxa"/>
          </w:tcPr>
          <w:p w14:paraId="2BF11AD0" w14:textId="1952055E" w:rsidR="0093650A" w:rsidRPr="00AF3B42" w:rsidDel="006739DE" w:rsidRDefault="0093650A" w:rsidP="0093650A">
            <w:pPr>
              <w:rPr>
                <w:del w:id="545" w:author="Nguyen Van Manh (FHN.JITS)" w:date="2022-03-29T13:05:00Z"/>
              </w:rPr>
            </w:pPr>
            <w:del w:id="546" w:author="Nguyen Van Manh (FHN.JITS)" w:date="2022-03-29T13:05:00Z">
              <w:r w:rsidRPr="00AF3B42" w:rsidDel="006739DE">
                <w:delText>Set value to attribute password</w:delText>
              </w:r>
            </w:del>
          </w:p>
        </w:tc>
      </w:tr>
      <w:tr w:rsidR="0093650A" w:rsidRPr="00542625" w:rsidDel="006739DE" w14:paraId="6DD89F01" w14:textId="4F2EE885" w:rsidTr="0093650A">
        <w:trPr>
          <w:del w:id="547" w:author="Nguyen Van Manh (FHN.JITS)" w:date="2022-03-29T13:05:00Z"/>
        </w:trPr>
        <w:tc>
          <w:tcPr>
            <w:tcW w:w="567" w:type="dxa"/>
          </w:tcPr>
          <w:p w14:paraId="656C4939" w14:textId="1ABAFC0C" w:rsidR="0093650A" w:rsidRPr="00AF3B42" w:rsidDel="006739DE" w:rsidRDefault="0093650A" w:rsidP="0093650A">
            <w:pPr>
              <w:rPr>
                <w:del w:id="548" w:author="Nguyen Van Manh (FHN.JITS)" w:date="2022-03-29T13:05:00Z"/>
              </w:rPr>
            </w:pPr>
            <w:del w:id="549" w:author="Nguyen Van Manh (FHN.JITS)" w:date="2022-03-29T13:05:00Z">
              <w:r w:rsidRPr="00AF3B42" w:rsidDel="006739DE">
                <w:delText>08</w:delText>
              </w:r>
            </w:del>
          </w:p>
        </w:tc>
        <w:tc>
          <w:tcPr>
            <w:tcW w:w="2583" w:type="dxa"/>
          </w:tcPr>
          <w:p w14:paraId="0641FBE8" w14:textId="12640A0A" w:rsidR="0093650A" w:rsidRPr="00AF3B42" w:rsidDel="006739DE" w:rsidRDefault="0093650A" w:rsidP="0093650A">
            <w:pPr>
              <w:rPr>
                <w:del w:id="550" w:author="Nguyen Van Manh (FHN.JITS)" w:date="2022-03-29T13:05:00Z"/>
              </w:rPr>
            </w:pPr>
            <w:del w:id="551" w:author="Nguyen Van Manh (FHN.JITS)" w:date="2022-03-29T13:05:00Z">
              <w:r w:rsidRPr="00AF3B42" w:rsidDel="006739DE">
                <w:delText>getUserType()</w:delText>
              </w:r>
            </w:del>
          </w:p>
        </w:tc>
        <w:tc>
          <w:tcPr>
            <w:tcW w:w="5921" w:type="dxa"/>
          </w:tcPr>
          <w:p w14:paraId="2C69B1D9" w14:textId="22E1E585" w:rsidR="0093650A" w:rsidRPr="00AF3B42" w:rsidDel="006739DE" w:rsidRDefault="0093650A" w:rsidP="0093650A">
            <w:pPr>
              <w:rPr>
                <w:del w:id="552" w:author="Nguyen Van Manh (FHN.JITS)" w:date="2022-03-29T13:05:00Z"/>
              </w:rPr>
            </w:pPr>
            <w:del w:id="553" w:author="Nguyen Van Manh (FHN.JITS)" w:date="2022-03-29T13:05:00Z">
              <w:r w:rsidRPr="00AF3B42" w:rsidDel="006739DE">
                <w:delText>Return value of attribute userType</w:delText>
              </w:r>
            </w:del>
          </w:p>
        </w:tc>
      </w:tr>
      <w:tr w:rsidR="0093650A" w:rsidRPr="00542625" w:rsidDel="006739DE" w14:paraId="74E2E6A6" w14:textId="65720C6F" w:rsidTr="0093650A">
        <w:trPr>
          <w:del w:id="554" w:author="Nguyen Van Manh (FHN.JITS)" w:date="2022-03-29T13:05:00Z"/>
        </w:trPr>
        <w:tc>
          <w:tcPr>
            <w:tcW w:w="567" w:type="dxa"/>
          </w:tcPr>
          <w:p w14:paraId="2A58ED04" w14:textId="559B21EA" w:rsidR="0093650A" w:rsidRPr="00AF3B42" w:rsidDel="006739DE" w:rsidRDefault="0093650A" w:rsidP="0093650A">
            <w:pPr>
              <w:rPr>
                <w:del w:id="555" w:author="Nguyen Van Manh (FHN.JITS)" w:date="2022-03-29T13:05:00Z"/>
              </w:rPr>
            </w:pPr>
            <w:del w:id="556" w:author="Nguyen Van Manh (FHN.JITS)" w:date="2022-03-29T13:05:00Z">
              <w:r w:rsidRPr="00AF3B42" w:rsidDel="006739DE">
                <w:delText>09</w:delText>
              </w:r>
            </w:del>
          </w:p>
        </w:tc>
        <w:tc>
          <w:tcPr>
            <w:tcW w:w="2583" w:type="dxa"/>
          </w:tcPr>
          <w:p w14:paraId="30896B7A" w14:textId="3B70E18E" w:rsidR="0093650A" w:rsidRPr="00AF3B42" w:rsidDel="006739DE" w:rsidRDefault="0093650A" w:rsidP="0093650A">
            <w:pPr>
              <w:rPr>
                <w:del w:id="557" w:author="Nguyen Van Manh (FHN.JITS)" w:date="2022-03-29T13:05:00Z"/>
              </w:rPr>
            </w:pPr>
            <w:del w:id="558" w:author="Nguyen Van Manh (FHN.JITS)" w:date="2022-03-29T13:05:00Z">
              <w:r w:rsidRPr="00AF3B42" w:rsidDel="006739DE">
                <w:delText>setUserType ()</w:delText>
              </w:r>
            </w:del>
          </w:p>
        </w:tc>
        <w:tc>
          <w:tcPr>
            <w:tcW w:w="5921" w:type="dxa"/>
          </w:tcPr>
          <w:p w14:paraId="22ECE391" w14:textId="7489CC5D" w:rsidR="0093650A" w:rsidRPr="00AF3B42" w:rsidDel="006739DE" w:rsidRDefault="0093650A" w:rsidP="0093650A">
            <w:pPr>
              <w:rPr>
                <w:del w:id="559" w:author="Nguyen Van Manh (FHN.JITS)" w:date="2022-03-29T13:05:00Z"/>
              </w:rPr>
            </w:pPr>
            <w:del w:id="560" w:author="Nguyen Van Manh (FHN.JITS)" w:date="2022-03-29T13:05:00Z">
              <w:r w:rsidRPr="00AF3B42" w:rsidDel="006739DE">
                <w:delText>Set value to attribute userType</w:delText>
              </w:r>
            </w:del>
          </w:p>
        </w:tc>
      </w:tr>
      <w:tr w:rsidR="0093650A" w:rsidRPr="00542625" w:rsidDel="006739DE" w14:paraId="1941BBDA" w14:textId="24BB4309" w:rsidTr="0093650A">
        <w:trPr>
          <w:del w:id="561" w:author="Nguyen Van Manh (FHN.JITS)" w:date="2022-03-29T13:05:00Z"/>
        </w:trPr>
        <w:tc>
          <w:tcPr>
            <w:tcW w:w="567" w:type="dxa"/>
          </w:tcPr>
          <w:p w14:paraId="3FB75841" w14:textId="6353F9E1" w:rsidR="0093650A" w:rsidRPr="00AF3B42" w:rsidDel="006739DE" w:rsidRDefault="0093650A" w:rsidP="0093650A">
            <w:pPr>
              <w:rPr>
                <w:del w:id="562" w:author="Nguyen Van Manh (FHN.JITS)" w:date="2022-03-29T13:05:00Z"/>
              </w:rPr>
            </w:pPr>
            <w:del w:id="563" w:author="Nguyen Van Manh (FHN.JITS)" w:date="2022-03-29T13:05:00Z">
              <w:r w:rsidRPr="00AF3B42" w:rsidDel="006739DE">
                <w:delText>10</w:delText>
              </w:r>
            </w:del>
          </w:p>
        </w:tc>
        <w:tc>
          <w:tcPr>
            <w:tcW w:w="2583" w:type="dxa"/>
          </w:tcPr>
          <w:p w14:paraId="77C18974" w14:textId="27A61ABC" w:rsidR="0093650A" w:rsidRPr="00AF3B42" w:rsidDel="006739DE" w:rsidRDefault="0093650A" w:rsidP="0093650A">
            <w:pPr>
              <w:rPr>
                <w:del w:id="564" w:author="Nguyen Van Manh (FHN.JITS)" w:date="2022-03-29T13:05:00Z"/>
              </w:rPr>
            </w:pPr>
            <w:del w:id="565" w:author="Nguyen Van Manh (FHN.JITS)" w:date="2022-03-29T13:05:00Z">
              <w:r w:rsidRPr="00AF3B42" w:rsidDel="006739DE">
                <w:delText>isActiveStatus()</w:delText>
              </w:r>
            </w:del>
          </w:p>
        </w:tc>
        <w:tc>
          <w:tcPr>
            <w:tcW w:w="5921" w:type="dxa"/>
          </w:tcPr>
          <w:p w14:paraId="56C33128" w14:textId="36743FAB" w:rsidR="0093650A" w:rsidRPr="00AF3B42" w:rsidDel="006739DE" w:rsidRDefault="0093650A" w:rsidP="0093650A">
            <w:pPr>
              <w:rPr>
                <w:del w:id="566" w:author="Nguyen Van Manh (FHN.JITS)" w:date="2022-03-29T13:05:00Z"/>
              </w:rPr>
            </w:pPr>
            <w:del w:id="567" w:author="Nguyen Van Manh (FHN.JITS)" w:date="2022-03-29T13:05:00Z">
              <w:r w:rsidRPr="00AF3B42" w:rsidDel="006739DE">
                <w:delText>Return value of attribute activeStatus</w:delText>
              </w:r>
            </w:del>
          </w:p>
        </w:tc>
      </w:tr>
      <w:tr w:rsidR="0093650A" w:rsidRPr="00542625" w:rsidDel="006739DE" w14:paraId="3051ECF5" w14:textId="340F17DD" w:rsidTr="0093650A">
        <w:trPr>
          <w:del w:id="568" w:author="Nguyen Van Manh (FHN.JITS)" w:date="2022-03-29T13:05:00Z"/>
        </w:trPr>
        <w:tc>
          <w:tcPr>
            <w:tcW w:w="567" w:type="dxa"/>
          </w:tcPr>
          <w:p w14:paraId="09D05864" w14:textId="3F0787C9" w:rsidR="0093650A" w:rsidRPr="00AF3B42" w:rsidDel="006739DE" w:rsidRDefault="0093650A" w:rsidP="0093650A">
            <w:pPr>
              <w:rPr>
                <w:del w:id="569" w:author="Nguyen Van Manh (FHN.JITS)" w:date="2022-03-29T13:05:00Z"/>
              </w:rPr>
            </w:pPr>
            <w:del w:id="570" w:author="Nguyen Van Manh (FHN.JITS)" w:date="2022-03-29T13:05:00Z">
              <w:r w:rsidRPr="00AF3B42" w:rsidDel="006739DE">
                <w:delText>11</w:delText>
              </w:r>
            </w:del>
          </w:p>
        </w:tc>
        <w:tc>
          <w:tcPr>
            <w:tcW w:w="2583" w:type="dxa"/>
          </w:tcPr>
          <w:p w14:paraId="18DB9EAA" w14:textId="1EF109DB" w:rsidR="0093650A" w:rsidRPr="00AF3B42" w:rsidDel="006739DE" w:rsidRDefault="0093650A" w:rsidP="0093650A">
            <w:pPr>
              <w:rPr>
                <w:del w:id="571" w:author="Nguyen Van Manh (FHN.JITS)" w:date="2022-03-29T13:05:00Z"/>
              </w:rPr>
            </w:pPr>
            <w:del w:id="572" w:author="Nguyen Van Manh (FHN.JITS)" w:date="2022-03-29T13:05:00Z">
              <w:r w:rsidRPr="00AF3B42" w:rsidDel="006739DE">
                <w:delText>setActiveStatus()</w:delText>
              </w:r>
            </w:del>
          </w:p>
        </w:tc>
        <w:tc>
          <w:tcPr>
            <w:tcW w:w="5921" w:type="dxa"/>
          </w:tcPr>
          <w:p w14:paraId="3C62AB49" w14:textId="2013D640" w:rsidR="0093650A" w:rsidRPr="00AF3B42" w:rsidDel="006739DE" w:rsidRDefault="0093650A" w:rsidP="0093650A">
            <w:pPr>
              <w:rPr>
                <w:del w:id="573" w:author="Nguyen Van Manh (FHN.JITS)" w:date="2022-03-29T13:05:00Z"/>
              </w:rPr>
            </w:pPr>
            <w:del w:id="574" w:author="Nguyen Van Manh (FHN.JITS)" w:date="2022-03-29T13:05:00Z">
              <w:r w:rsidRPr="00AF3B42" w:rsidDel="006739DE">
                <w:delText>Set value to attribute activeStatus</w:delText>
              </w:r>
            </w:del>
          </w:p>
        </w:tc>
      </w:tr>
      <w:tr w:rsidR="0093650A" w:rsidRPr="00542625" w:rsidDel="006739DE" w14:paraId="3FC03885" w14:textId="3015334D" w:rsidTr="0093650A">
        <w:trPr>
          <w:del w:id="575" w:author="Nguyen Van Manh (FHN.JITS)" w:date="2022-03-29T13:05:00Z"/>
        </w:trPr>
        <w:tc>
          <w:tcPr>
            <w:tcW w:w="567" w:type="dxa"/>
          </w:tcPr>
          <w:p w14:paraId="51FC39E3" w14:textId="776946D3" w:rsidR="0093650A" w:rsidRPr="00AF3B42" w:rsidDel="006739DE" w:rsidRDefault="0093650A" w:rsidP="0093650A">
            <w:pPr>
              <w:rPr>
                <w:del w:id="576" w:author="Nguyen Van Manh (FHN.JITS)" w:date="2022-03-29T13:05:00Z"/>
              </w:rPr>
            </w:pPr>
            <w:del w:id="577" w:author="Nguyen Van Manh (FHN.JITS)" w:date="2022-03-29T13:05:00Z">
              <w:r w:rsidDel="006739DE">
                <w:delText>12</w:delText>
              </w:r>
            </w:del>
          </w:p>
        </w:tc>
        <w:tc>
          <w:tcPr>
            <w:tcW w:w="2583" w:type="dxa"/>
          </w:tcPr>
          <w:p w14:paraId="54458CDC" w14:textId="62D22C0A" w:rsidR="0093650A" w:rsidRPr="00AF3B42" w:rsidDel="006739DE" w:rsidRDefault="0093650A" w:rsidP="0093650A">
            <w:pPr>
              <w:rPr>
                <w:del w:id="578" w:author="Nguyen Van Manh (FHN.JITS)" w:date="2022-03-29T13:05:00Z"/>
              </w:rPr>
            </w:pPr>
            <w:del w:id="579" w:author="Nguyen Van Manh (FHN.JITS)" w:date="2022-03-29T13:05:00Z">
              <w:r w:rsidRPr="00BA13F3" w:rsidDel="006739DE">
                <w:delText>Login</w:delText>
              </w:r>
              <w:r w:rsidDel="006739DE">
                <w:delText>(User user)</w:delText>
              </w:r>
            </w:del>
          </w:p>
        </w:tc>
        <w:tc>
          <w:tcPr>
            <w:tcW w:w="5921" w:type="dxa"/>
          </w:tcPr>
          <w:p w14:paraId="0B39B422" w14:textId="2AD45D8A" w:rsidR="0093650A" w:rsidRPr="00AF3B42" w:rsidDel="006739DE" w:rsidRDefault="0093650A" w:rsidP="0093650A">
            <w:pPr>
              <w:rPr>
                <w:del w:id="580" w:author="Nguyen Van Manh (FHN.JITS)" w:date="2022-03-29T13:05:00Z"/>
              </w:rPr>
            </w:pPr>
            <w:del w:id="581" w:author="Nguyen Van Manh (FHN.JITS)" w:date="2022-03-29T13:05:00Z">
              <w:r w:rsidDel="006739DE">
                <w:delText>Get data from database then create and return User object</w:delText>
              </w:r>
            </w:del>
          </w:p>
        </w:tc>
      </w:tr>
      <w:tr w:rsidR="0093650A" w:rsidRPr="00542625" w:rsidDel="006739DE" w14:paraId="44DB3D94" w14:textId="45A25115" w:rsidTr="0093650A">
        <w:trPr>
          <w:del w:id="582" w:author="Nguyen Van Manh (FHN.JITS)" w:date="2022-03-29T13:05:00Z"/>
        </w:trPr>
        <w:tc>
          <w:tcPr>
            <w:tcW w:w="567" w:type="dxa"/>
          </w:tcPr>
          <w:p w14:paraId="4C451AAF" w14:textId="053428AE" w:rsidR="0093650A" w:rsidRPr="00AF3B42" w:rsidDel="006739DE" w:rsidRDefault="0093650A" w:rsidP="0093650A">
            <w:pPr>
              <w:rPr>
                <w:del w:id="583" w:author="Nguyen Van Manh (FHN.JITS)" w:date="2022-03-29T13:05:00Z"/>
              </w:rPr>
            </w:pPr>
            <w:del w:id="584" w:author="Nguyen Van Manh (FHN.JITS)" w:date="2022-03-29T13:05:00Z">
              <w:r w:rsidDel="006739DE">
                <w:delText>13</w:delText>
              </w:r>
            </w:del>
          </w:p>
        </w:tc>
        <w:tc>
          <w:tcPr>
            <w:tcW w:w="2583" w:type="dxa"/>
          </w:tcPr>
          <w:p w14:paraId="121D99A6" w14:textId="4C9D4893" w:rsidR="0093650A" w:rsidRPr="00AF3B42" w:rsidDel="006739DE" w:rsidRDefault="0093650A" w:rsidP="0093650A">
            <w:pPr>
              <w:rPr>
                <w:del w:id="585" w:author="Nguyen Van Manh (FHN.JITS)" w:date="2022-03-29T13:05:00Z"/>
              </w:rPr>
            </w:pPr>
            <w:del w:id="586" w:author="Nguyen Van Manh (FHN.JITS)" w:date="2022-03-29T13:05:00Z">
              <w:r w:rsidRPr="00BC4838" w:rsidDel="006739DE">
                <w:delText>addUser</w:delText>
              </w:r>
              <w:r w:rsidDel="006739DE">
                <w:delText>(User user)</w:delText>
              </w:r>
            </w:del>
          </w:p>
        </w:tc>
        <w:tc>
          <w:tcPr>
            <w:tcW w:w="5921" w:type="dxa"/>
          </w:tcPr>
          <w:p w14:paraId="149C2244" w14:textId="20ED2B49" w:rsidR="0093650A" w:rsidRPr="00AF3B42" w:rsidDel="006739DE" w:rsidRDefault="0093650A" w:rsidP="0093650A">
            <w:pPr>
              <w:rPr>
                <w:del w:id="587" w:author="Nguyen Van Manh (FHN.JITS)" w:date="2022-03-29T13:05:00Z"/>
              </w:rPr>
            </w:pPr>
            <w:del w:id="588" w:author="Nguyen Van Manh (FHN.JITS)" w:date="2022-03-29T13:05:00Z">
              <w:r w:rsidDel="006739DE">
                <w:delText>Add data object User to database</w:delText>
              </w:r>
            </w:del>
          </w:p>
        </w:tc>
      </w:tr>
      <w:tr w:rsidR="0093650A" w:rsidRPr="00542625" w:rsidDel="006739DE" w14:paraId="050FD94E" w14:textId="711BFC85" w:rsidTr="0093650A">
        <w:trPr>
          <w:del w:id="589" w:author="Nguyen Van Manh (FHN.JITS)" w:date="2022-03-29T13:05:00Z"/>
        </w:trPr>
        <w:tc>
          <w:tcPr>
            <w:tcW w:w="567" w:type="dxa"/>
          </w:tcPr>
          <w:p w14:paraId="29D63D6B" w14:textId="40A82D89" w:rsidR="0093650A" w:rsidRPr="00AF3B42" w:rsidDel="006739DE" w:rsidRDefault="0093650A" w:rsidP="0093650A">
            <w:pPr>
              <w:rPr>
                <w:del w:id="590" w:author="Nguyen Van Manh (FHN.JITS)" w:date="2022-03-29T13:05:00Z"/>
              </w:rPr>
            </w:pPr>
            <w:del w:id="591" w:author="Nguyen Van Manh (FHN.JITS)" w:date="2022-03-29T13:05:00Z">
              <w:r w:rsidDel="006739DE">
                <w:delText>14</w:delText>
              </w:r>
            </w:del>
          </w:p>
        </w:tc>
        <w:tc>
          <w:tcPr>
            <w:tcW w:w="2583" w:type="dxa"/>
          </w:tcPr>
          <w:p w14:paraId="1AFF05DE" w14:textId="5F78CB61" w:rsidR="0093650A" w:rsidRPr="00AF3B42" w:rsidDel="006739DE" w:rsidRDefault="0093650A" w:rsidP="0093650A">
            <w:pPr>
              <w:rPr>
                <w:del w:id="592" w:author="Nguyen Van Manh (FHN.JITS)" w:date="2022-03-29T13:05:00Z"/>
              </w:rPr>
            </w:pPr>
            <w:del w:id="593" w:author="Nguyen Van Manh (FHN.JITS)" w:date="2022-03-29T13:05:00Z">
              <w:r w:rsidRPr="00D102DD" w:rsidDel="006739DE">
                <w:delText>ChangeUserStatus</w:delText>
              </w:r>
              <w:r w:rsidDel="006739DE">
                <w:delText>(userId, activeFlag)</w:delText>
              </w:r>
            </w:del>
          </w:p>
        </w:tc>
        <w:tc>
          <w:tcPr>
            <w:tcW w:w="5921" w:type="dxa"/>
          </w:tcPr>
          <w:p w14:paraId="4490E0E0" w14:textId="16F5DC95" w:rsidR="0093650A" w:rsidRPr="00884831" w:rsidDel="006739DE" w:rsidRDefault="0093650A" w:rsidP="0093650A">
            <w:pPr>
              <w:rPr>
                <w:del w:id="594" w:author="Nguyen Van Manh (FHN.JITS)" w:date="2022-03-29T13:05:00Z"/>
              </w:rPr>
            </w:pPr>
            <w:del w:id="595" w:author="Nguyen Van Manh (FHN.JITS)" w:date="2022-03-29T13:05:00Z">
              <w:r w:rsidDel="006739DE">
                <w:delText xml:space="preserve">Update data column </w:delText>
              </w:r>
              <w:r w:rsidDel="006739DE">
                <w:rPr>
                  <w:i/>
                </w:rPr>
                <w:delText xml:space="preserve">activeStatus </w:delText>
              </w:r>
              <w:r w:rsidDel="006739DE">
                <w:delText>of table Users</w:delText>
              </w:r>
            </w:del>
          </w:p>
        </w:tc>
      </w:tr>
      <w:tr w:rsidR="0093650A" w:rsidRPr="00542625" w:rsidDel="006739DE" w14:paraId="257A80F9" w14:textId="6B9EDCBB" w:rsidTr="0093650A">
        <w:trPr>
          <w:del w:id="596" w:author="Nguyen Van Manh (FHN.JITS)" w:date="2022-03-29T13:05:00Z"/>
        </w:trPr>
        <w:tc>
          <w:tcPr>
            <w:tcW w:w="567" w:type="dxa"/>
          </w:tcPr>
          <w:p w14:paraId="4C103657" w14:textId="520079A3" w:rsidR="0093650A" w:rsidRPr="00AF3B42" w:rsidDel="006739DE" w:rsidRDefault="0093650A" w:rsidP="0093650A">
            <w:pPr>
              <w:rPr>
                <w:del w:id="597" w:author="Nguyen Van Manh (FHN.JITS)" w:date="2022-03-29T13:05:00Z"/>
              </w:rPr>
            </w:pPr>
            <w:del w:id="598" w:author="Nguyen Van Manh (FHN.JITS)" w:date="2022-03-29T13:05:00Z">
              <w:r w:rsidDel="006739DE">
                <w:delText>15</w:delText>
              </w:r>
            </w:del>
          </w:p>
        </w:tc>
        <w:tc>
          <w:tcPr>
            <w:tcW w:w="2583" w:type="dxa"/>
          </w:tcPr>
          <w:p w14:paraId="25017981" w14:textId="0314140C" w:rsidR="0093650A" w:rsidRPr="00AF3B42" w:rsidDel="006739DE" w:rsidRDefault="0093650A" w:rsidP="0093650A">
            <w:pPr>
              <w:rPr>
                <w:del w:id="599" w:author="Nguyen Van Manh (FHN.JITS)" w:date="2022-03-29T13:05:00Z"/>
              </w:rPr>
            </w:pPr>
            <w:del w:id="600" w:author="Nguyen Van Manh (FHN.JITS)" w:date="2022-03-29T13:05:00Z">
              <w:r w:rsidDel="006739DE">
                <w:delText>changePassword(user)</w:delText>
              </w:r>
            </w:del>
          </w:p>
        </w:tc>
        <w:tc>
          <w:tcPr>
            <w:tcW w:w="5921" w:type="dxa"/>
          </w:tcPr>
          <w:p w14:paraId="449F11CB" w14:textId="710F1B7F" w:rsidR="0093650A" w:rsidRPr="00AF3B42" w:rsidDel="006739DE" w:rsidRDefault="0093650A" w:rsidP="0093650A">
            <w:pPr>
              <w:rPr>
                <w:del w:id="601" w:author="Nguyen Van Manh (FHN.JITS)" w:date="2022-03-29T13:05:00Z"/>
              </w:rPr>
            </w:pPr>
            <w:del w:id="602" w:author="Nguyen Van Manh (FHN.JITS)" w:date="2022-03-29T13:05:00Z">
              <w:r w:rsidDel="006739DE">
                <w:delText xml:space="preserve">Update data column </w:delText>
              </w:r>
              <w:r w:rsidDel="006739DE">
                <w:rPr>
                  <w:i/>
                </w:rPr>
                <w:delText xml:space="preserve">password </w:delText>
              </w:r>
              <w:r w:rsidDel="006739DE">
                <w:delText>of table Users</w:delText>
              </w:r>
            </w:del>
          </w:p>
        </w:tc>
      </w:tr>
      <w:tr w:rsidR="0093650A" w:rsidRPr="00542625" w:rsidDel="006739DE" w14:paraId="23C7BC02" w14:textId="21B1403D" w:rsidTr="0093650A">
        <w:trPr>
          <w:del w:id="603" w:author="Nguyen Van Manh (FHN.JITS)" w:date="2022-03-29T13:05:00Z"/>
        </w:trPr>
        <w:tc>
          <w:tcPr>
            <w:tcW w:w="567" w:type="dxa"/>
          </w:tcPr>
          <w:p w14:paraId="67B29D55" w14:textId="7B408341" w:rsidR="0093650A" w:rsidRPr="00AF3B42" w:rsidDel="006739DE" w:rsidRDefault="0093650A" w:rsidP="0093650A">
            <w:pPr>
              <w:rPr>
                <w:del w:id="604" w:author="Nguyen Van Manh (FHN.JITS)" w:date="2022-03-29T13:05:00Z"/>
              </w:rPr>
            </w:pPr>
            <w:del w:id="605" w:author="Nguyen Van Manh (FHN.JITS)" w:date="2022-03-29T13:05:00Z">
              <w:r w:rsidDel="006739DE">
                <w:delText>16</w:delText>
              </w:r>
            </w:del>
          </w:p>
        </w:tc>
        <w:tc>
          <w:tcPr>
            <w:tcW w:w="2583" w:type="dxa"/>
          </w:tcPr>
          <w:p w14:paraId="4A4AADA7" w14:textId="72D56A89" w:rsidR="0093650A" w:rsidRPr="00AF3B42" w:rsidDel="006739DE" w:rsidRDefault="0093650A" w:rsidP="0093650A">
            <w:pPr>
              <w:rPr>
                <w:del w:id="606" w:author="Nguyen Van Manh (FHN.JITS)" w:date="2022-03-29T13:05:00Z"/>
              </w:rPr>
            </w:pPr>
            <w:del w:id="607" w:author="Nguyen Van Manh (FHN.JITS)" w:date="2022-03-29T13:05:00Z">
              <w:r w:rsidDel="006739DE">
                <w:delText>updateUser(user)</w:delText>
              </w:r>
            </w:del>
          </w:p>
        </w:tc>
        <w:tc>
          <w:tcPr>
            <w:tcW w:w="5921" w:type="dxa"/>
          </w:tcPr>
          <w:p w14:paraId="2DF4CF76" w14:textId="3AEC98DE" w:rsidR="0093650A" w:rsidRPr="00AF3B42" w:rsidDel="006739DE" w:rsidRDefault="0093650A" w:rsidP="0093650A">
            <w:pPr>
              <w:rPr>
                <w:del w:id="608" w:author="Nguyen Van Manh (FHN.JITS)" w:date="2022-03-29T13:05:00Z"/>
              </w:rPr>
            </w:pPr>
            <w:del w:id="609" w:author="Nguyen Van Manh (FHN.JITS)" w:date="2022-03-29T13:05:00Z">
              <w:r w:rsidDel="006739DE">
                <w:delText>Update data all column of table Users</w:delText>
              </w:r>
            </w:del>
          </w:p>
        </w:tc>
      </w:tr>
      <w:tr w:rsidR="0093650A" w:rsidRPr="00542625" w:rsidDel="006739DE" w14:paraId="168DBDF2" w14:textId="4A00BA5C" w:rsidTr="0093650A">
        <w:trPr>
          <w:del w:id="610" w:author="Nguyen Van Manh (FHN.JITS)" w:date="2022-03-29T13:05:00Z"/>
        </w:trPr>
        <w:tc>
          <w:tcPr>
            <w:tcW w:w="567" w:type="dxa"/>
          </w:tcPr>
          <w:p w14:paraId="40845FE9" w14:textId="27FA1FE1" w:rsidR="0093650A" w:rsidDel="006739DE" w:rsidRDefault="0093650A" w:rsidP="0093650A">
            <w:pPr>
              <w:rPr>
                <w:del w:id="611" w:author="Nguyen Van Manh (FHN.JITS)" w:date="2022-03-29T13:05:00Z"/>
              </w:rPr>
            </w:pPr>
            <w:del w:id="612" w:author="Nguyen Van Manh (FHN.JITS)" w:date="2022-03-29T13:05:00Z">
              <w:r w:rsidDel="006739DE">
                <w:delText>17</w:delText>
              </w:r>
            </w:del>
          </w:p>
        </w:tc>
        <w:tc>
          <w:tcPr>
            <w:tcW w:w="2583" w:type="dxa"/>
          </w:tcPr>
          <w:p w14:paraId="3160368D" w14:textId="1082F2D5" w:rsidR="0093650A" w:rsidDel="006739DE" w:rsidRDefault="0093650A" w:rsidP="0093650A">
            <w:pPr>
              <w:rPr>
                <w:del w:id="613" w:author="Nguyen Van Manh (FHN.JITS)" w:date="2022-03-29T13:05:00Z"/>
              </w:rPr>
            </w:pPr>
            <w:del w:id="614" w:author="Nguyen Van Manh (FHN.JITS)" w:date="2022-03-29T13:05:00Z">
              <w:r w:rsidRPr="009B101B" w:rsidDel="006739DE">
                <w:delText>getUsersList</w:delText>
              </w:r>
              <w:r w:rsidDel="006739DE">
                <w:delText>()</w:delText>
              </w:r>
            </w:del>
          </w:p>
        </w:tc>
        <w:tc>
          <w:tcPr>
            <w:tcW w:w="5921" w:type="dxa"/>
          </w:tcPr>
          <w:p w14:paraId="53198EF2" w14:textId="0AAA8017" w:rsidR="0093650A" w:rsidDel="006739DE" w:rsidRDefault="0093650A" w:rsidP="0093650A">
            <w:pPr>
              <w:rPr>
                <w:del w:id="615" w:author="Nguyen Van Manh (FHN.JITS)" w:date="2022-03-29T13:05:00Z"/>
              </w:rPr>
            </w:pPr>
            <w:del w:id="616" w:author="Nguyen Van Manh (FHN.JITS)" w:date="2022-03-29T13:05:00Z">
              <w:r w:rsidDel="006739DE">
                <w:delText>Get all data from table User, create object User then return list User.</w:delText>
              </w:r>
            </w:del>
          </w:p>
        </w:tc>
      </w:tr>
      <w:tr w:rsidR="0093650A" w:rsidRPr="00542625" w:rsidDel="006739DE" w14:paraId="03692074" w14:textId="22F783A3" w:rsidTr="0093650A">
        <w:trPr>
          <w:del w:id="617" w:author="Nguyen Van Manh (FHN.JITS)" w:date="2022-03-29T13:05:00Z"/>
        </w:trPr>
        <w:tc>
          <w:tcPr>
            <w:tcW w:w="567" w:type="dxa"/>
          </w:tcPr>
          <w:p w14:paraId="56BCB332" w14:textId="18FA4A9E" w:rsidR="0093650A" w:rsidDel="006739DE" w:rsidRDefault="0093650A" w:rsidP="0093650A">
            <w:pPr>
              <w:rPr>
                <w:del w:id="618" w:author="Nguyen Van Manh (FHN.JITS)" w:date="2022-03-29T13:05:00Z"/>
              </w:rPr>
            </w:pPr>
            <w:del w:id="619" w:author="Nguyen Van Manh (FHN.JITS)" w:date="2022-03-29T13:05:00Z">
              <w:r w:rsidDel="006739DE">
                <w:delText>18</w:delText>
              </w:r>
            </w:del>
          </w:p>
        </w:tc>
        <w:tc>
          <w:tcPr>
            <w:tcW w:w="2583" w:type="dxa"/>
          </w:tcPr>
          <w:p w14:paraId="20336D8B" w14:textId="7BFBB851" w:rsidR="0093650A" w:rsidDel="006739DE" w:rsidRDefault="0093650A" w:rsidP="0093650A">
            <w:pPr>
              <w:rPr>
                <w:del w:id="620" w:author="Nguyen Van Manh (FHN.JITS)" w:date="2022-03-29T13:05:00Z"/>
              </w:rPr>
            </w:pPr>
            <w:del w:id="621" w:author="Nguyen Van Manh (FHN.JITS)" w:date="2022-03-29T13:05:00Z">
              <w:r w:rsidDel="006739DE">
                <w:delText>getIdFromUsername(username)</w:delText>
              </w:r>
            </w:del>
          </w:p>
        </w:tc>
        <w:tc>
          <w:tcPr>
            <w:tcW w:w="5921" w:type="dxa"/>
          </w:tcPr>
          <w:p w14:paraId="6FFE21F1" w14:textId="02DAE7B4" w:rsidR="0093650A" w:rsidDel="006739DE" w:rsidRDefault="0093650A" w:rsidP="0093650A">
            <w:pPr>
              <w:rPr>
                <w:del w:id="622" w:author="Nguyen Van Manh (FHN.JITS)" w:date="2022-03-29T13:05:00Z"/>
              </w:rPr>
            </w:pPr>
            <w:del w:id="623" w:author="Nguyen Van Manh (FHN.JITS)" w:date="2022-03-29T13:05:00Z">
              <w:r w:rsidDel="006739DE">
                <w:delText>Return Id of username input.</w:delText>
              </w:r>
            </w:del>
          </w:p>
        </w:tc>
      </w:tr>
      <w:tr w:rsidR="0093650A" w:rsidRPr="00542625" w:rsidDel="006739DE" w14:paraId="7E98CD40" w14:textId="461F73D2" w:rsidTr="0093650A">
        <w:trPr>
          <w:del w:id="624" w:author="Nguyen Van Manh (FHN.JITS)" w:date="2022-03-29T13:05:00Z"/>
        </w:trPr>
        <w:tc>
          <w:tcPr>
            <w:tcW w:w="567" w:type="dxa"/>
          </w:tcPr>
          <w:p w14:paraId="730EA607" w14:textId="0C81D43E" w:rsidR="0093650A" w:rsidDel="006739DE" w:rsidRDefault="0093650A" w:rsidP="0093650A">
            <w:pPr>
              <w:rPr>
                <w:del w:id="625" w:author="Nguyen Van Manh (FHN.JITS)" w:date="2022-03-29T13:05:00Z"/>
              </w:rPr>
            </w:pPr>
            <w:del w:id="626" w:author="Nguyen Van Manh (FHN.JITS)" w:date="2022-03-29T13:05:00Z">
              <w:r w:rsidDel="006739DE">
                <w:delText>19</w:delText>
              </w:r>
            </w:del>
          </w:p>
        </w:tc>
        <w:tc>
          <w:tcPr>
            <w:tcW w:w="2583" w:type="dxa"/>
          </w:tcPr>
          <w:p w14:paraId="14045AF9" w14:textId="6BB818B3" w:rsidR="0093650A" w:rsidDel="006739DE" w:rsidRDefault="0093650A" w:rsidP="0093650A">
            <w:pPr>
              <w:rPr>
                <w:del w:id="627" w:author="Nguyen Van Manh (FHN.JITS)" w:date="2022-03-29T13:05:00Z"/>
              </w:rPr>
            </w:pPr>
            <w:del w:id="628" w:author="Nguyen Van Manh (FHN.JITS)" w:date="2022-03-29T13:05:00Z">
              <w:r w:rsidDel="006739DE">
                <w:delText>getUserFromId(Id)</w:delText>
              </w:r>
            </w:del>
          </w:p>
        </w:tc>
        <w:tc>
          <w:tcPr>
            <w:tcW w:w="5921" w:type="dxa"/>
          </w:tcPr>
          <w:p w14:paraId="0622C2D3" w14:textId="1098847D" w:rsidR="0093650A" w:rsidDel="006739DE" w:rsidRDefault="0093650A" w:rsidP="0093650A">
            <w:pPr>
              <w:rPr>
                <w:del w:id="629" w:author="Nguyen Van Manh (FHN.JITS)" w:date="2022-03-29T13:05:00Z"/>
              </w:rPr>
            </w:pPr>
            <w:del w:id="630" w:author="Nguyen Van Manh (FHN.JITS)" w:date="2022-03-29T13:05:00Z">
              <w:r w:rsidDel="006739DE">
                <w:delText>Return User have Id same with input Id.</w:delText>
              </w:r>
            </w:del>
          </w:p>
        </w:tc>
      </w:tr>
      <w:tr w:rsidR="0093650A" w:rsidRPr="00542625" w:rsidDel="006739DE" w14:paraId="73874510" w14:textId="709B806A" w:rsidTr="0093650A">
        <w:trPr>
          <w:del w:id="631" w:author="Nguyen Van Manh (FHN.JITS)" w:date="2022-03-29T13:05:00Z"/>
        </w:trPr>
        <w:tc>
          <w:tcPr>
            <w:tcW w:w="567" w:type="dxa"/>
          </w:tcPr>
          <w:p w14:paraId="4706FDB8" w14:textId="3FAB12E9" w:rsidR="0093650A" w:rsidDel="006739DE" w:rsidRDefault="0093650A" w:rsidP="0093650A">
            <w:pPr>
              <w:rPr>
                <w:del w:id="632" w:author="Nguyen Van Manh (FHN.JITS)" w:date="2022-03-29T13:05:00Z"/>
              </w:rPr>
            </w:pPr>
            <w:del w:id="633" w:author="Nguyen Van Manh (FHN.JITS)" w:date="2022-03-29T13:05:00Z">
              <w:r w:rsidDel="006739DE">
                <w:delText>20</w:delText>
              </w:r>
            </w:del>
          </w:p>
        </w:tc>
        <w:tc>
          <w:tcPr>
            <w:tcW w:w="2583" w:type="dxa"/>
          </w:tcPr>
          <w:p w14:paraId="72406437" w14:textId="21014365" w:rsidR="0093650A" w:rsidDel="006739DE" w:rsidRDefault="0093650A" w:rsidP="0093650A">
            <w:pPr>
              <w:rPr>
                <w:del w:id="634" w:author="Nguyen Van Manh (FHN.JITS)" w:date="2022-03-29T13:05:00Z"/>
              </w:rPr>
            </w:pPr>
            <w:del w:id="635" w:author="Nguyen Van Manh (FHN.JITS)" w:date="2022-03-29T13:05:00Z">
              <w:r w:rsidDel="006739DE">
                <w:delText>getUserNameWithId(Id)</w:delText>
              </w:r>
            </w:del>
          </w:p>
        </w:tc>
        <w:tc>
          <w:tcPr>
            <w:tcW w:w="5921" w:type="dxa"/>
          </w:tcPr>
          <w:p w14:paraId="2B519329" w14:textId="48834FDC" w:rsidR="0093650A" w:rsidDel="006739DE" w:rsidRDefault="0093650A" w:rsidP="0093650A">
            <w:pPr>
              <w:rPr>
                <w:del w:id="636" w:author="Nguyen Van Manh (FHN.JITS)" w:date="2022-03-29T13:05:00Z"/>
              </w:rPr>
            </w:pPr>
            <w:del w:id="637" w:author="Nguyen Van Manh (FHN.JITS)" w:date="2022-03-29T13:05:00Z">
              <w:r w:rsidDel="006739DE">
                <w:delText>Return username at object User have id same with input Id</w:delText>
              </w:r>
            </w:del>
          </w:p>
        </w:tc>
      </w:tr>
      <w:tr w:rsidR="0093650A" w:rsidRPr="00542625" w:rsidDel="006739DE" w14:paraId="33EB0815" w14:textId="2B39A8B4" w:rsidTr="0093650A">
        <w:trPr>
          <w:del w:id="638" w:author="Nguyen Van Manh (FHN.JITS)" w:date="2022-03-29T13:05:00Z"/>
        </w:trPr>
        <w:tc>
          <w:tcPr>
            <w:tcW w:w="567" w:type="dxa"/>
          </w:tcPr>
          <w:p w14:paraId="2771675B" w14:textId="189A4604" w:rsidR="0093650A" w:rsidDel="006739DE" w:rsidRDefault="0093650A" w:rsidP="0093650A">
            <w:pPr>
              <w:rPr>
                <w:del w:id="639" w:author="Nguyen Van Manh (FHN.JITS)" w:date="2022-03-29T13:05:00Z"/>
              </w:rPr>
            </w:pPr>
            <w:del w:id="640" w:author="Nguyen Van Manh (FHN.JITS)" w:date="2022-03-29T13:05:00Z">
              <w:r w:rsidDel="006739DE">
                <w:delText>21</w:delText>
              </w:r>
            </w:del>
          </w:p>
        </w:tc>
        <w:tc>
          <w:tcPr>
            <w:tcW w:w="2583" w:type="dxa"/>
          </w:tcPr>
          <w:p w14:paraId="4496E14E" w14:textId="717CC351" w:rsidR="0093650A" w:rsidDel="006739DE" w:rsidRDefault="0093650A" w:rsidP="0093650A">
            <w:pPr>
              <w:rPr>
                <w:del w:id="641" w:author="Nguyen Van Manh (FHN.JITS)" w:date="2022-03-29T13:05:00Z"/>
              </w:rPr>
            </w:pPr>
            <w:del w:id="642" w:author="Nguyen Van Manh (FHN.JITS)" w:date="2022-03-29T13:05:00Z">
              <w:r w:rsidDel="006739DE">
                <w:delText>getWardIdByUserId(userId)</w:delText>
              </w:r>
            </w:del>
          </w:p>
        </w:tc>
        <w:tc>
          <w:tcPr>
            <w:tcW w:w="5921" w:type="dxa"/>
          </w:tcPr>
          <w:p w14:paraId="6B4E3F9B" w14:textId="63255BA5" w:rsidR="0093650A" w:rsidDel="006739DE" w:rsidRDefault="0093650A" w:rsidP="0093650A">
            <w:pPr>
              <w:rPr>
                <w:del w:id="643" w:author="Nguyen Van Manh (FHN.JITS)" w:date="2022-03-29T13:05:00Z"/>
              </w:rPr>
            </w:pPr>
            <w:del w:id="644" w:author="Nguyen Van Manh (FHN.JITS)" w:date="2022-03-29T13:05:00Z">
              <w:r w:rsidDel="006739DE">
                <w:delText>Return ward id belong to user.</w:delText>
              </w:r>
            </w:del>
          </w:p>
        </w:tc>
      </w:tr>
    </w:tbl>
    <w:p w14:paraId="5AA1E153" w14:textId="5E09BA1C" w:rsidR="0093650A" w:rsidDel="006739DE" w:rsidRDefault="0093650A" w:rsidP="0093650A">
      <w:pPr>
        <w:pStyle w:val="ListParagraph"/>
        <w:rPr>
          <w:del w:id="645" w:author="Nguyen Van Manh (FHN.JITS)" w:date="2022-03-29T13:05:00Z"/>
        </w:rPr>
      </w:pPr>
    </w:p>
    <w:p w14:paraId="0F4E02E0" w14:textId="3635B145" w:rsidR="0093650A" w:rsidRPr="0093650A" w:rsidDel="006739DE" w:rsidRDefault="0093650A" w:rsidP="0093650A">
      <w:pPr>
        <w:pStyle w:val="ListParagraph"/>
        <w:numPr>
          <w:ilvl w:val="0"/>
          <w:numId w:val="26"/>
        </w:numPr>
        <w:rPr>
          <w:del w:id="646" w:author="Nguyen Van Manh (FHN.JITS)" w:date="2022-03-29T13:05:00Z"/>
          <w:b/>
        </w:rPr>
      </w:pPr>
      <w:del w:id="647" w:author="Nguyen Van Manh (FHN.JITS)" w:date="2022-03-29T13:05:00Z">
        <w:r w:rsidRPr="0093650A" w:rsidDel="006739DE">
          <w:rPr>
            <w:b/>
          </w:rPr>
          <w:delText>Sequense Diagram</w:delText>
        </w:r>
      </w:del>
    </w:p>
    <w:p w14:paraId="3ED0F70F" w14:textId="44DE6986" w:rsidR="0093650A" w:rsidDel="006739DE" w:rsidRDefault="0093650A" w:rsidP="0093650A">
      <w:pPr>
        <w:rPr>
          <w:del w:id="648" w:author="Nguyen Van Manh (FHN.JITS)" w:date="2022-03-29T13:05:00Z"/>
        </w:rPr>
      </w:pPr>
    </w:p>
    <w:p w14:paraId="71A2D050" w14:textId="2F55A9E4" w:rsidR="0093650A" w:rsidRPr="0091188A" w:rsidDel="006739DE" w:rsidRDefault="00140CB6" w:rsidP="0093650A">
      <w:pPr>
        <w:jc w:val="center"/>
        <w:rPr>
          <w:del w:id="649" w:author="Nguyen Van Manh (FHN.JITS)" w:date="2022-03-29T13:05:00Z"/>
          <w:i/>
          <w:sz w:val="20"/>
          <w:szCs w:val="20"/>
        </w:rPr>
      </w:pPr>
      <w:del w:id="650" w:author="Nguyen Van Manh (FHN.JITS)" w:date="2022-03-29T13:05:00Z">
        <w:r w:rsidDel="006739DE">
          <w:rPr>
            <w:i/>
            <w:sz w:val="20"/>
            <w:szCs w:val="20"/>
          </w:rPr>
          <w:delText>Recover Password</w:delText>
        </w:r>
        <w:r w:rsidRPr="0091188A" w:rsidDel="006739DE">
          <w:rPr>
            <w:i/>
            <w:sz w:val="20"/>
            <w:szCs w:val="20"/>
          </w:rPr>
          <w:delText xml:space="preserve"> </w:delText>
        </w:r>
        <w:r w:rsidR="0093650A" w:rsidRPr="0091188A" w:rsidDel="006739DE">
          <w:rPr>
            <w:i/>
            <w:sz w:val="20"/>
            <w:szCs w:val="20"/>
          </w:rPr>
          <w:delText>_</w:delText>
        </w:r>
        <w:r w:rsidR="0093650A" w:rsidDel="006739DE">
          <w:rPr>
            <w:i/>
            <w:sz w:val="20"/>
            <w:szCs w:val="20"/>
          </w:rPr>
          <w:delText>Sequense</w:delText>
        </w:r>
        <w:r w:rsidR="0093650A" w:rsidRPr="0091188A" w:rsidDel="006739DE">
          <w:rPr>
            <w:i/>
            <w:sz w:val="20"/>
            <w:szCs w:val="20"/>
          </w:rPr>
          <w:delText xml:space="preserve"> Diagram</w:delText>
        </w:r>
      </w:del>
    </w:p>
    <w:p w14:paraId="4775FF8C" w14:textId="77777777" w:rsidR="004520AB" w:rsidRDefault="004520AB" w:rsidP="00CC1761">
      <w:pPr>
        <w:pStyle w:val="Heading1"/>
      </w:pPr>
    </w:p>
    <w:p w14:paraId="1A7542DF" w14:textId="3E03EA75" w:rsidR="00B10140" w:rsidRDefault="005C459A" w:rsidP="00CC1761">
      <w:pPr>
        <w:pStyle w:val="Heading1"/>
      </w:pPr>
      <w:bookmarkStart w:id="651" w:name="_Toc99453280"/>
      <w:r>
        <w:t xml:space="preserve">III. Database </w:t>
      </w:r>
      <w:r w:rsidR="00B1221B">
        <w:t>Design</w:t>
      </w:r>
      <w:bookmarkEnd w:id="651"/>
    </w:p>
    <w:p w14:paraId="5501DB56" w14:textId="5B719BA5" w:rsidR="00B10140" w:rsidRDefault="00B10140" w:rsidP="00BC584B">
      <w:pPr>
        <w:pStyle w:val="Heading2"/>
        <w:numPr>
          <w:ilvl w:val="0"/>
          <w:numId w:val="8"/>
        </w:numPr>
      </w:pPr>
      <w:bookmarkStart w:id="652" w:name="_Toc99453281"/>
      <w:r>
        <w:t xml:space="preserve">Database </w:t>
      </w:r>
      <w:r w:rsidR="0020133B">
        <w:t>Diagram:</w:t>
      </w:r>
      <w:bookmarkEnd w:id="652"/>
    </w:p>
    <w:p w14:paraId="306CEAE0" w14:textId="286AA13C" w:rsidR="004520AB" w:rsidDel="007C1D8E" w:rsidRDefault="004520AB">
      <w:pPr>
        <w:pStyle w:val="ListParagraph"/>
        <w:ind w:left="450"/>
        <w:rPr>
          <w:del w:id="653" w:author="Nguyen Van Manh (FHN.JITS)" w:date="2022-03-29T12:46:00Z"/>
        </w:rPr>
        <w:pPrChange w:id="654" w:author="Nguyen Van Manh (FHN.JITS)" w:date="2022-03-29T12:46:00Z">
          <w:pPr>
            <w:pStyle w:val="ListParagraph"/>
            <w:numPr>
              <w:numId w:val="11"/>
            </w:numPr>
            <w:ind w:left="450" w:hanging="360"/>
          </w:pPr>
        </w:pPrChange>
      </w:pPr>
      <w:del w:id="655" w:author="Nguyen Van Manh (FHN.JITS)" w:date="2022-03-29T12:46:00Z">
        <w:r w:rsidDel="007C1D8E">
          <w:delText>Image:</w:delText>
        </w:r>
      </w:del>
    </w:p>
    <w:p w14:paraId="5090B156" w14:textId="77777777" w:rsidR="004520AB" w:rsidRDefault="004520AB">
      <w:pPr>
        <w:pStyle w:val="ListParagraph"/>
        <w:ind w:left="450"/>
        <w:pPrChange w:id="656" w:author="Nguyen Van Manh (FHN.JITS)" w:date="2022-03-29T12:46:00Z">
          <w:pPr>
            <w:pStyle w:val="ListParagraph"/>
            <w:numPr>
              <w:numId w:val="11"/>
            </w:numPr>
            <w:ind w:left="450" w:hanging="360"/>
          </w:pPr>
        </w:pPrChange>
      </w:pPr>
    </w:p>
    <w:p w14:paraId="6AC3818F" w14:textId="324B7ED1" w:rsidR="004520AB" w:rsidRPr="004520AB" w:rsidRDefault="004520AB">
      <w:pPr>
        <w:pStyle w:val="ListParagraph"/>
        <w:ind w:left="450"/>
        <w:jc w:val="center"/>
        <w:pPrChange w:id="657" w:author="Nguyen Van Manh (FHN.JITS)" w:date="2022-03-29T12:46:00Z">
          <w:pPr>
            <w:pStyle w:val="ListParagraph"/>
            <w:numPr>
              <w:numId w:val="11"/>
            </w:numPr>
            <w:ind w:left="450" w:hanging="360"/>
            <w:jc w:val="center"/>
          </w:pPr>
        </w:pPrChange>
      </w:pPr>
      <w:r w:rsidRPr="002A16EA">
        <w:rPr>
          <w:noProof/>
        </w:rPr>
        <w:drawing>
          <wp:inline distT="0" distB="0" distL="0" distR="0" wp14:anchorId="22BF5957" wp14:editId="21D31F1F">
            <wp:extent cx="5479084" cy="455829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7101" cy="4581601"/>
                    </a:xfrm>
                    <a:prstGeom prst="rect">
                      <a:avLst/>
                    </a:prstGeom>
                  </pic:spPr>
                </pic:pic>
              </a:graphicData>
            </a:graphic>
          </wp:inline>
        </w:drawing>
      </w:r>
      <w:proofErr w:type="spellStart"/>
      <w:proofErr w:type="gramStart"/>
      <w:r w:rsidR="006146C4" w:rsidRPr="006146C4">
        <w:rPr>
          <w:i/>
          <w:sz w:val="18"/>
          <w:szCs w:val="18"/>
        </w:rPr>
        <w:t>Img:Database</w:t>
      </w:r>
      <w:proofErr w:type="spellEnd"/>
      <w:proofErr w:type="gramEnd"/>
      <w:r w:rsidR="006146C4" w:rsidRPr="006146C4">
        <w:rPr>
          <w:i/>
          <w:sz w:val="18"/>
          <w:szCs w:val="18"/>
        </w:rPr>
        <w:t xml:space="preserve"> Diagram.</w:t>
      </w:r>
    </w:p>
    <w:p w14:paraId="41D98F81" w14:textId="5378EDF8" w:rsidR="0020133B" w:rsidRPr="0020133B" w:rsidRDefault="0020133B" w:rsidP="0020133B">
      <w:pPr>
        <w:pStyle w:val="ListParagraph"/>
      </w:pPr>
    </w:p>
    <w:p w14:paraId="1A957AA2" w14:textId="4FEDE0D5" w:rsidR="00B1221B" w:rsidRDefault="00B1221B" w:rsidP="00B1221B">
      <w:pPr>
        <w:jc w:val="center"/>
        <w:rPr>
          <w:ins w:id="658" w:author="Nguyen Van Manh (FHN.JITS)" w:date="2022-03-29T12:50:00Z"/>
        </w:rPr>
      </w:pPr>
    </w:p>
    <w:p w14:paraId="73D73D0B" w14:textId="77777777" w:rsidR="00BC584B" w:rsidRDefault="00BC584B" w:rsidP="00B1221B">
      <w:pPr>
        <w:jc w:val="center"/>
      </w:pPr>
    </w:p>
    <w:p w14:paraId="738E5564" w14:textId="568BB8D5" w:rsidR="00B1221B" w:rsidRPr="00B10140" w:rsidRDefault="006146C4">
      <w:pPr>
        <w:pStyle w:val="Heading2"/>
        <w:pPrChange w:id="659" w:author="Nguyen Van Manh (FHN.JITS)" w:date="2022-03-29T12:46:00Z">
          <w:pPr>
            <w:pStyle w:val="ListParagraph"/>
            <w:ind w:left="450"/>
            <w:jc w:val="center"/>
          </w:pPr>
        </w:pPrChange>
      </w:pPr>
      <w:del w:id="660" w:author="Nguyen Van Manh (FHN.JITS)" w:date="2022-03-29T12:46:00Z">
        <w:r w:rsidDel="007C1D8E">
          <w:delText xml:space="preserve">         </w:delText>
        </w:r>
      </w:del>
      <w:bookmarkStart w:id="661" w:name="_Toc99453282"/>
      <w:r w:rsidR="00B10140">
        <w:t>2. Table Description</w:t>
      </w:r>
      <w:bookmarkEnd w:id="661"/>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662" w:author="Nguyen Van Manh (FHN.JITS)" w:date="2022-03-29T12:52:00Z">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551"/>
        <w:gridCol w:w="2149"/>
        <w:gridCol w:w="6650"/>
        <w:tblGridChange w:id="663">
          <w:tblGrid>
            <w:gridCol w:w="551"/>
            <w:gridCol w:w="1717"/>
            <w:gridCol w:w="7082"/>
          </w:tblGrid>
        </w:tblGridChange>
      </w:tblGrid>
      <w:tr w:rsidR="00B1221B" w:rsidRPr="00B04F78" w14:paraId="5D02A0D0" w14:textId="77777777" w:rsidTr="004002F9">
        <w:tc>
          <w:tcPr>
            <w:tcW w:w="551" w:type="dxa"/>
            <w:shd w:val="clear" w:color="auto" w:fill="BDD6EE" w:themeFill="accent1" w:themeFillTint="66"/>
            <w:vAlign w:val="center"/>
            <w:tcPrChange w:id="664" w:author="Nguyen Van Manh (FHN.JITS)" w:date="2022-03-29T12:52:00Z">
              <w:tcPr>
                <w:tcW w:w="551" w:type="dxa"/>
                <w:shd w:val="clear" w:color="auto" w:fill="BDD6EE" w:themeFill="accent1" w:themeFillTint="66"/>
                <w:vAlign w:val="center"/>
              </w:tcPr>
            </w:tcPrChange>
          </w:tcPr>
          <w:p w14:paraId="366ED48A"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49" w:type="dxa"/>
            <w:shd w:val="clear" w:color="auto" w:fill="BDD6EE" w:themeFill="accent1" w:themeFillTint="66"/>
            <w:vAlign w:val="center"/>
            <w:tcPrChange w:id="665" w:author="Nguyen Van Manh (FHN.JITS)" w:date="2022-03-29T12:52:00Z">
              <w:tcPr>
                <w:tcW w:w="1717" w:type="dxa"/>
                <w:shd w:val="clear" w:color="auto" w:fill="BDD6EE" w:themeFill="accent1" w:themeFillTint="66"/>
                <w:vAlign w:val="center"/>
              </w:tcPr>
            </w:tcPrChange>
          </w:tcPr>
          <w:p w14:paraId="54DC8BAC"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6650" w:type="dxa"/>
            <w:shd w:val="clear" w:color="auto" w:fill="BDD6EE" w:themeFill="accent1" w:themeFillTint="66"/>
            <w:vAlign w:val="center"/>
            <w:tcPrChange w:id="666" w:author="Nguyen Van Manh (FHN.JITS)" w:date="2022-03-29T12:52:00Z">
              <w:tcPr>
                <w:tcW w:w="7082" w:type="dxa"/>
                <w:shd w:val="clear" w:color="auto" w:fill="BDD6EE" w:themeFill="accent1" w:themeFillTint="66"/>
                <w:vAlign w:val="center"/>
              </w:tcPr>
            </w:tcPrChange>
          </w:tcPr>
          <w:p w14:paraId="2BE721A6"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1221B" w14:paraId="51F64CD4" w14:textId="77777777" w:rsidTr="004002F9">
        <w:tc>
          <w:tcPr>
            <w:tcW w:w="551" w:type="dxa"/>
            <w:tcPrChange w:id="667" w:author="Nguyen Van Manh (FHN.JITS)" w:date="2022-03-29T12:52:00Z">
              <w:tcPr>
                <w:tcW w:w="551" w:type="dxa"/>
              </w:tcPr>
            </w:tcPrChange>
          </w:tcPr>
          <w:p w14:paraId="48E03EA7" w14:textId="77777777" w:rsidR="00B1221B" w:rsidRPr="00111EB4" w:rsidRDefault="00B1221B">
            <w:pPr>
              <w:pStyle w:val="NoSpacing"/>
              <w:pPrChange w:id="668" w:author="Nguyen Van Manh (FHN.JITS)" w:date="2022-03-29T13:01:00Z">
                <w:pPr>
                  <w:spacing w:after="0" w:line="240" w:lineRule="auto"/>
                </w:pPr>
              </w:pPrChange>
            </w:pPr>
            <w:r w:rsidRPr="00111EB4">
              <w:rPr>
                <w:rFonts w:hint="eastAsia"/>
              </w:rPr>
              <w:t>01</w:t>
            </w:r>
          </w:p>
        </w:tc>
        <w:tc>
          <w:tcPr>
            <w:tcW w:w="2149" w:type="dxa"/>
            <w:tcPrChange w:id="669" w:author="Nguyen Van Manh (FHN.JITS)" w:date="2022-03-29T12:52:00Z">
              <w:tcPr>
                <w:tcW w:w="1717" w:type="dxa"/>
              </w:tcPr>
            </w:tcPrChange>
          </w:tcPr>
          <w:p w14:paraId="5DD06681" w14:textId="790CFAB6" w:rsidR="00B1221B" w:rsidRPr="00111EB4" w:rsidRDefault="007C1D8E">
            <w:pPr>
              <w:pStyle w:val="NoSpacing"/>
              <w:pPrChange w:id="670" w:author="Nguyen Van Manh (FHN.JITS)" w:date="2022-03-29T13:01:00Z">
                <w:pPr>
                  <w:spacing w:after="0" w:line="240" w:lineRule="auto"/>
                </w:pPr>
              </w:pPrChange>
            </w:pPr>
            <w:r>
              <w:t>User</w:t>
            </w:r>
          </w:p>
        </w:tc>
        <w:tc>
          <w:tcPr>
            <w:tcW w:w="6650" w:type="dxa"/>
            <w:tcPrChange w:id="671" w:author="Nguyen Van Manh (FHN.JITS)" w:date="2022-03-29T12:52:00Z">
              <w:tcPr>
                <w:tcW w:w="7082" w:type="dxa"/>
              </w:tcPr>
            </w:tcPrChange>
          </w:tcPr>
          <w:p w14:paraId="1EF95AE7" w14:textId="1C833893" w:rsidR="00B1221B" w:rsidRPr="00111EB4" w:rsidDel="003C7B28" w:rsidRDefault="002A7881">
            <w:pPr>
              <w:pStyle w:val="NoSpacing"/>
              <w:rPr>
                <w:del w:id="672" w:author="Nguyen Van Manh (FHN.JITS)" w:date="2022-03-29T12:47:00Z"/>
              </w:rPr>
              <w:pPrChange w:id="673" w:author="Nguyen Van Manh (FHN.JITS)" w:date="2022-03-29T13:01:00Z">
                <w:pPr>
                  <w:spacing w:after="0" w:line="240" w:lineRule="auto"/>
                </w:pPr>
              </w:pPrChange>
            </w:pPr>
            <w:ins w:id="674" w:author="Nguyen Van Manh (FHN.JITS)" w:date="2022-03-29T12:53:00Z">
              <w:r>
                <w:t>Contain</w:t>
              </w:r>
              <w:r w:rsidR="004002F9">
                <w:t xml:space="preserve"> data </w:t>
              </w:r>
            </w:ins>
            <w:ins w:id="675" w:author="Nguyen Van Manh (FHN.JITS)" w:date="2022-03-29T13:01:00Z">
              <w:r w:rsidR="0047022F">
                <w:t xml:space="preserve">of </w:t>
              </w:r>
            </w:ins>
            <w:ins w:id="676" w:author="Nguyen Van Manh (FHN.JITS)" w:date="2022-03-29T12:53:00Z">
              <w:r w:rsidR="004002F9">
                <w:t>user</w:t>
              </w:r>
            </w:ins>
            <w:del w:id="677" w:author="Nguyen Van Manh (FHN.JITS)" w:date="2022-03-29T12:47:00Z">
              <w:r w:rsidR="00B1221B" w:rsidRPr="00111EB4" w:rsidDel="003C7B28">
                <w:rPr>
                  <w:rFonts w:hint="eastAsia"/>
                </w:rPr>
                <w:delText xml:space="preserve">&lt;Description of </w:delText>
              </w:r>
              <w:r w:rsidR="00B1221B" w:rsidRPr="00111EB4" w:rsidDel="003C7B28">
                <w:delText xml:space="preserve">the </w:delText>
              </w:r>
              <w:r w:rsidR="00B1221B" w:rsidDel="003C7B28">
                <w:delText>table</w:delText>
              </w:r>
              <w:r w:rsidR="00B1221B" w:rsidRPr="00111EB4" w:rsidDel="003C7B28">
                <w:rPr>
                  <w:rFonts w:hint="eastAsia"/>
                </w:rPr>
                <w:delText>&gt;</w:delText>
              </w:r>
            </w:del>
          </w:p>
          <w:p w14:paraId="5F2102F1" w14:textId="6385EE96" w:rsidR="00B1221B" w:rsidDel="003C7B28" w:rsidRDefault="00B1221B">
            <w:pPr>
              <w:pStyle w:val="NoSpacing"/>
              <w:rPr>
                <w:del w:id="678" w:author="Nguyen Van Manh (FHN.JITS)" w:date="2022-03-29T12:47:00Z"/>
              </w:rPr>
              <w:pPrChange w:id="679" w:author="Nguyen Van Manh (FHN.JITS)" w:date="2022-03-29T13:01:00Z">
                <w:pPr>
                  <w:spacing w:after="0" w:line="240" w:lineRule="auto"/>
                </w:pPr>
              </w:pPrChange>
            </w:pPr>
            <w:del w:id="680" w:author="Nguyen Van Manh (FHN.JITS)" w:date="2022-03-29T12:47:00Z">
              <w:r w:rsidDel="003C7B28">
                <w:delText>- Primary keys: &lt;&lt;list of primary key fields&gt;&gt;</w:delText>
              </w:r>
            </w:del>
          </w:p>
          <w:p w14:paraId="107ACC24" w14:textId="241EEBD4" w:rsidR="00B1221B" w:rsidRPr="009C0594" w:rsidRDefault="00B1221B">
            <w:pPr>
              <w:pStyle w:val="NoSpacing"/>
              <w:pPrChange w:id="681" w:author="Nguyen Van Manh (FHN.JITS)" w:date="2022-03-29T13:01:00Z">
                <w:pPr>
                  <w:spacing w:after="0" w:line="240" w:lineRule="auto"/>
                </w:pPr>
              </w:pPrChange>
            </w:pPr>
            <w:del w:id="682" w:author="Nguyen Van Manh (FHN.JITS)" w:date="2022-03-29T12:47:00Z">
              <w:r w:rsidDel="003C7B28">
                <w:delText>- Foreign keys: &lt;&lt;list of foreign key fields&gt;&gt;</w:delText>
              </w:r>
            </w:del>
          </w:p>
        </w:tc>
      </w:tr>
      <w:tr w:rsidR="00B1221B" w14:paraId="25CDCC0F" w14:textId="77777777" w:rsidTr="004002F9">
        <w:tc>
          <w:tcPr>
            <w:tcW w:w="551" w:type="dxa"/>
            <w:tcPrChange w:id="683" w:author="Nguyen Van Manh (FHN.JITS)" w:date="2022-03-29T12:52:00Z">
              <w:tcPr>
                <w:tcW w:w="551" w:type="dxa"/>
              </w:tcPr>
            </w:tcPrChange>
          </w:tcPr>
          <w:p w14:paraId="70EE535B" w14:textId="77777777" w:rsidR="00B1221B" w:rsidRPr="00111EB4" w:rsidRDefault="00B1221B">
            <w:pPr>
              <w:pStyle w:val="NoSpacing"/>
              <w:pPrChange w:id="684" w:author="Nguyen Van Manh (FHN.JITS)" w:date="2022-03-29T13:01:00Z">
                <w:pPr>
                  <w:spacing w:after="0" w:line="240" w:lineRule="auto"/>
                </w:pPr>
              </w:pPrChange>
            </w:pPr>
            <w:r w:rsidRPr="00111EB4">
              <w:t>02</w:t>
            </w:r>
          </w:p>
        </w:tc>
        <w:tc>
          <w:tcPr>
            <w:tcW w:w="2149" w:type="dxa"/>
            <w:tcPrChange w:id="685" w:author="Nguyen Van Manh (FHN.JITS)" w:date="2022-03-29T12:52:00Z">
              <w:tcPr>
                <w:tcW w:w="1717" w:type="dxa"/>
              </w:tcPr>
            </w:tcPrChange>
          </w:tcPr>
          <w:p w14:paraId="0200AAF2" w14:textId="3F880AA9" w:rsidR="00B1221B" w:rsidRPr="00111EB4" w:rsidRDefault="002800D7">
            <w:pPr>
              <w:pStyle w:val="NoSpacing"/>
              <w:pPrChange w:id="686" w:author="Nguyen Van Manh (FHN.JITS)" w:date="2022-03-29T13:01:00Z">
                <w:pPr>
                  <w:spacing w:after="0" w:line="240" w:lineRule="auto"/>
                </w:pPr>
              </w:pPrChange>
            </w:pPr>
            <w:proofErr w:type="spellStart"/>
            <w:ins w:id="687" w:author="Nguyen Van Manh (FHN.JITS)" w:date="2022-03-29T12:48:00Z">
              <w:r>
                <w:t>UserRole</w:t>
              </w:r>
            </w:ins>
            <w:proofErr w:type="spellEnd"/>
          </w:p>
        </w:tc>
        <w:tc>
          <w:tcPr>
            <w:tcW w:w="6650" w:type="dxa"/>
            <w:tcPrChange w:id="688" w:author="Nguyen Van Manh (FHN.JITS)" w:date="2022-03-29T12:52:00Z">
              <w:tcPr>
                <w:tcW w:w="7082" w:type="dxa"/>
              </w:tcPr>
            </w:tcPrChange>
          </w:tcPr>
          <w:p w14:paraId="6EAAB424" w14:textId="43456033" w:rsidR="00B1221B" w:rsidRPr="0047022F" w:rsidRDefault="002A7881">
            <w:pPr>
              <w:pStyle w:val="NoSpacing"/>
              <w:rPr>
                <w:rPrChange w:id="689" w:author="Nguyen Van Manh (FHN.JITS)" w:date="2022-03-29T13:01:00Z">
                  <w:rPr>
                    <w:sz w:val="18"/>
                    <w:szCs w:val="18"/>
                  </w:rPr>
                </w:rPrChange>
              </w:rPr>
              <w:pPrChange w:id="690" w:author="Nguyen Van Manh (FHN.JITS)" w:date="2022-03-29T13:01:00Z">
                <w:pPr>
                  <w:spacing w:after="0" w:line="240" w:lineRule="auto"/>
                </w:pPr>
              </w:pPrChange>
            </w:pPr>
            <w:ins w:id="691" w:author="Nguyen Van Manh (FHN.JITS)" w:date="2022-03-29T12:53:00Z">
              <w:r w:rsidRPr="0047022F">
                <w:rPr>
                  <w:rPrChange w:id="692" w:author="Nguyen Van Manh (FHN.JITS)" w:date="2022-03-29T13:01:00Z">
                    <w:rPr>
                      <w:sz w:val="18"/>
                      <w:szCs w:val="18"/>
                    </w:rPr>
                  </w:rPrChange>
                </w:rPr>
                <w:t>Contain</w:t>
              </w:r>
              <w:r w:rsidR="004002F9" w:rsidRPr="0047022F">
                <w:rPr>
                  <w:rPrChange w:id="693" w:author="Nguyen Van Manh (FHN.JITS)" w:date="2022-03-29T13:01:00Z">
                    <w:rPr>
                      <w:sz w:val="18"/>
                      <w:szCs w:val="18"/>
                    </w:rPr>
                  </w:rPrChange>
                </w:rPr>
                <w:t xml:space="preserve"> data role </w:t>
              </w:r>
            </w:ins>
          </w:p>
        </w:tc>
      </w:tr>
      <w:tr w:rsidR="002800D7" w14:paraId="4855AC8F" w14:textId="77777777" w:rsidTr="004002F9">
        <w:trPr>
          <w:ins w:id="694" w:author="Nguyen Van Manh (FHN.JITS)" w:date="2022-03-29T12:47:00Z"/>
        </w:trPr>
        <w:tc>
          <w:tcPr>
            <w:tcW w:w="551" w:type="dxa"/>
            <w:tcPrChange w:id="695" w:author="Nguyen Van Manh (FHN.JITS)" w:date="2022-03-29T12:52:00Z">
              <w:tcPr>
                <w:tcW w:w="551" w:type="dxa"/>
              </w:tcPr>
            </w:tcPrChange>
          </w:tcPr>
          <w:p w14:paraId="4E9CA7AB" w14:textId="6C3C6F63" w:rsidR="002800D7" w:rsidRPr="00111EB4" w:rsidRDefault="00AB62E1">
            <w:pPr>
              <w:pStyle w:val="NoSpacing"/>
              <w:rPr>
                <w:ins w:id="696" w:author="Nguyen Van Manh (FHN.JITS)" w:date="2022-03-29T12:47:00Z"/>
              </w:rPr>
              <w:pPrChange w:id="697" w:author="Nguyen Van Manh (FHN.JITS)" w:date="2022-03-29T13:01:00Z">
                <w:pPr>
                  <w:spacing w:after="0" w:line="240" w:lineRule="auto"/>
                </w:pPr>
              </w:pPrChange>
            </w:pPr>
            <w:ins w:id="698" w:author="Nguyen Van Manh (FHN.JITS)" w:date="2022-03-29T12:51:00Z">
              <w:r>
                <w:t>03</w:t>
              </w:r>
            </w:ins>
          </w:p>
        </w:tc>
        <w:tc>
          <w:tcPr>
            <w:tcW w:w="2149" w:type="dxa"/>
            <w:tcPrChange w:id="699" w:author="Nguyen Van Manh (FHN.JITS)" w:date="2022-03-29T12:52:00Z">
              <w:tcPr>
                <w:tcW w:w="1717" w:type="dxa"/>
              </w:tcPr>
            </w:tcPrChange>
          </w:tcPr>
          <w:p w14:paraId="6AD933B8" w14:textId="3AB90C27" w:rsidR="002800D7" w:rsidRPr="00111EB4" w:rsidRDefault="00BC584B">
            <w:pPr>
              <w:pStyle w:val="NoSpacing"/>
              <w:rPr>
                <w:ins w:id="700" w:author="Nguyen Van Manh (FHN.JITS)" w:date="2022-03-29T12:47:00Z"/>
              </w:rPr>
              <w:pPrChange w:id="701" w:author="Nguyen Van Manh (FHN.JITS)" w:date="2022-03-29T13:01:00Z">
                <w:pPr>
                  <w:spacing w:after="0" w:line="240" w:lineRule="auto"/>
                </w:pPr>
              </w:pPrChange>
            </w:pPr>
            <w:ins w:id="702" w:author="Nguyen Van Manh (FHN.JITS)" w:date="2022-03-29T12:49:00Z">
              <w:r>
                <w:t>Question</w:t>
              </w:r>
            </w:ins>
          </w:p>
        </w:tc>
        <w:tc>
          <w:tcPr>
            <w:tcW w:w="6650" w:type="dxa"/>
            <w:tcPrChange w:id="703" w:author="Nguyen Van Manh (FHN.JITS)" w:date="2022-03-29T12:52:00Z">
              <w:tcPr>
                <w:tcW w:w="7082" w:type="dxa"/>
              </w:tcPr>
            </w:tcPrChange>
          </w:tcPr>
          <w:p w14:paraId="29A20990" w14:textId="455DB280" w:rsidR="002800D7" w:rsidRPr="0047022F" w:rsidRDefault="002A7881">
            <w:pPr>
              <w:pStyle w:val="NoSpacing"/>
              <w:rPr>
                <w:ins w:id="704" w:author="Nguyen Van Manh (FHN.JITS)" w:date="2022-03-29T12:47:00Z"/>
                <w:rPrChange w:id="705" w:author="Nguyen Van Manh (FHN.JITS)" w:date="2022-03-29T13:01:00Z">
                  <w:rPr>
                    <w:ins w:id="706" w:author="Nguyen Van Manh (FHN.JITS)" w:date="2022-03-29T12:47:00Z"/>
                    <w:sz w:val="18"/>
                    <w:szCs w:val="18"/>
                  </w:rPr>
                </w:rPrChange>
              </w:rPr>
              <w:pPrChange w:id="707" w:author="Nguyen Van Manh (FHN.JITS)" w:date="2022-03-29T13:01:00Z">
                <w:pPr>
                  <w:spacing w:after="0" w:line="240" w:lineRule="auto"/>
                </w:pPr>
              </w:pPrChange>
            </w:pPr>
            <w:proofErr w:type="spellStart"/>
            <w:ins w:id="708" w:author="Nguyen Van Manh (FHN.JITS)" w:date="2022-03-29T12:53:00Z">
              <w:r w:rsidRPr="0047022F">
                <w:rPr>
                  <w:rPrChange w:id="709" w:author="Nguyen Van Manh (FHN.JITS)" w:date="2022-03-29T13:01:00Z">
                    <w:rPr>
                      <w:sz w:val="18"/>
                      <w:szCs w:val="18"/>
                    </w:rPr>
                  </w:rPrChange>
                </w:rPr>
                <w:t>Contatin</w:t>
              </w:r>
              <w:proofErr w:type="spellEnd"/>
              <w:r w:rsidRPr="0047022F">
                <w:rPr>
                  <w:rPrChange w:id="710" w:author="Nguyen Van Manh (FHN.JITS)" w:date="2022-03-29T13:01:00Z">
                    <w:rPr>
                      <w:sz w:val="18"/>
                      <w:szCs w:val="18"/>
                    </w:rPr>
                  </w:rPrChange>
                </w:rPr>
                <w:t xml:space="preserve"> list secret question</w:t>
              </w:r>
            </w:ins>
          </w:p>
        </w:tc>
      </w:tr>
      <w:tr w:rsidR="002800D7" w14:paraId="405D8E5E" w14:textId="77777777" w:rsidTr="004002F9">
        <w:trPr>
          <w:ins w:id="711" w:author="Nguyen Van Manh (FHN.JITS)" w:date="2022-03-29T12:47:00Z"/>
        </w:trPr>
        <w:tc>
          <w:tcPr>
            <w:tcW w:w="551" w:type="dxa"/>
            <w:tcPrChange w:id="712" w:author="Nguyen Van Manh (FHN.JITS)" w:date="2022-03-29T12:52:00Z">
              <w:tcPr>
                <w:tcW w:w="551" w:type="dxa"/>
              </w:tcPr>
            </w:tcPrChange>
          </w:tcPr>
          <w:p w14:paraId="02763A12" w14:textId="38F6CD23" w:rsidR="002800D7" w:rsidRPr="00111EB4" w:rsidRDefault="00AB62E1">
            <w:pPr>
              <w:pStyle w:val="NoSpacing"/>
              <w:rPr>
                <w:ins w:id="713" w:author="Nguyen Van Manh (FHN.JITS)" w:date="2022-03-29T12:47:00Z"/>
              </w:rPr>
              <w:pPrChange w:id="714" w:author="Nguyen Van Manh (FHN.JITS)" w:date="2022-03-29T13:01:00Z">
                <w:pPr>
                  <w:spacing w:after="0" w:line="240" w:lineRule="auto"/>
                </w:pPr>
              </w:pPrChange>
            </w:pPr>
            <w:ins w:id="715" w:author="Nguyen Van Manh (FHN.JITS)" w:date="2022-03-29T12:51:00Z">
              <w:r>
                <w:t>04</w:t>
              </w:r>
            </w:ins>
          </w:p>
        </w:tc>
        <w:tc>
          <w:tcPr>
            <w:tcW w:w="2149" w:type="dxa"/>
            <w:tcPrChange w:id="716" w:author="Nguyen Van Manh (FHN.JITS)" w:date="2022-03-29T12:52:00Z">
              <w:tcPr>
                <w:tcW w:w="1717" w:type="dxa"/>
              </w:tcPr>
            </w:tcPrChange>
          </w:tcPr>
          <w:p w14:paraId="0C9E7459" w14:textId="68778C0B" w:rsidR="002800D7" w:rsidRPr="00111EB4" w:rsidRDefault="00BC584B">
            <w:pPr>
              <w:pStyle w:val="NoSpacing"/>
              <w:rPr>
                <w:ins w:id="717" w:author="Nguyen Van Manh (FHN.JITS)" w:date="2022-03-29T12:47:00Z"/>
              </w:rPr>
              <w:pPrChange w:id="718" w:author="Nguyen Van Manh (FHN.JITS)" w:date="2022-03-29T13:01:00Z">
                <w:pPr>
                  <w:spacing w:after="0" w:line="240" w:lineRule="auto"/>
                </w:pPr>
              </w:pPrChange>
            </w:pPr>
            <w:proofErr w:type="spellStart"/>
            <w:ins w:id="719" w:author="Nguyen Van Manh (FHN.JITS)" w:date="2022-03-29T12:49:00Z">
              <w:r>
                <w:t>AccountQuestion</w:t>
              </w:r>
            </w:ins>
            <w:proofErr w:type="spellEnd"/>
          </w:p>
        </w:tc>
        <w:tc>
          <w:tcPr>
            <w:tcW w:w="6650" w:type="dxa"/>
            <w:tcPrChange w:id="720" w:author="Nguyen Van Manh (FHN.JITS)" w:date="2022-03-29T12:52:00Z">
              <w:tcPr>
                <w:tcW w:w="7082" w:type="dxa"/>
              </w:tcPr>
            </w:tcPrChange>
          </w:tcPr>
          <w:p w14:paraId="35E22977" w14:textId="7DDF6811" w:rsidR="002800D7" w:rsidRPr="0047022F" w:rsidRDefault="002A7881">
            <w:pPr>
              <w:pStyle w:val="NoSpacing"/>
              <w:rPr>
                <w:ins w:id="721" w:author="Nguyen Van Manh (FHN.JITS)" w:date="2022-03-29T12:47:00Z"/>
                <w:rPrChange w:id="722" w:author="Nguyen Van Manh (FHN.JITS)" w:date="2022-03-29T13:01:00Z">
                  <w:rPr>
                    <w:ins w:id="723" w:author="Nguyen Van Manh (FHN.JITS)" w:date="2022-03-29T12:47:00Z"/>
                    <w:sz w:val="18"/>
                    <w:szCs w:val="18"/>
                  </w:rPr>
                </w:rPrChange>
              </w:rPr>
              <w:pPrChange w:id="724" w:author="Nguyen Van Manh (FHN.JITS)" w:date="2022-03-29T13:01:00Z">
                <w:pPr>
                  <w:spacing w:after="0" w:line="240" w:lineRule="auto"/>
                </w:pPr>
              </w:pPrChange>
            </w:pPr>
            <w:proofErr w:type="spellStart"/>
            <w:proofErr w:type="gramStart"/>
            <w:ins w:id="725" w:author="Nguyen Van Manh (FHN.JITS)" w:date="2022-03-29T12:53:00Z">
              <w:r w:rsidRPr="0047022F">
                <w:rPr>
                  <w:rPrChange w:id="726" w:author="Nguyen Van Manh (FHN.JITS)" w:date="2022-03-29T13:01:00Z">
                    <w:rPr>
                      <w:sz w:val="18"/>
                      <w:szCs w:val="18"/>
                    </w:rPr>
                  </w:rPrChange>
                </w:rPr>
                <w:t>Contatin</w:t>
              </w:r>
              <w:proofErr w:type="spellEnd"/>
              <w:r w:rsidRPr="0047022F">
                <w:rPr>
                  <w:rPrChange w:id="727" w:author="Nguyen Van Manh (FHN.JITS)" w:date="2022-03-29T13:01:00Z">
                    <w:rPr>
                      <w:sz w:val="18"/>
                      <w:szCs w:val="18"/>
                    </w:rPr>
                  </w:rPrChange>
                </w:rPr>
                <w:t xml:space="preserve">  secret</w:t>
              </w:r>
              <w:proofErr w:type="gramEnd"/>
              <w:r w:rsidRPr="0047022F">
                <w:rPr>
                  <w:rPrChange w:id="728" w:author="Nguyen Van Manh (FHN.JITS)" w:date="2022-03-29T13:01:00Z">
                    <w:rPr>
                      <w:sz w:val="18"/>
                      <w:szCs w:val="18"/>
                    </w:rPr>
                  </w:rPrChange>
                </w:rPr>
                <w:t xml:space="preserve"> question and answer of use</w:t>
              </w:r>
            </w:ins>
            <w:ins w:id="729" w:author="Nguyen Van Manh (FHN.JITS)" w:date="2022-03-29T12:54:00Z">
              <w:r w:rsidRPr="0047022F">
                <w:rPr>
                  <w:rPrChange w:id="730" w:author="Nguyen Van Manh (FHN.JITS)" w:date="2022-03-29T13:01:00Z">
                    <w:rPr>
                      <w:sz w:val="18"/>
                      <w:szCs w:val="18"/>
                    </w:rPr>
                  </w:rPrChange>
                </w:rPr>
                <w:t>r account</w:t>
              </w:r>
            </w:ins>
          </w:p>
        </w:tc>
      </w:tr>
      <w:tr w:rsidR="00AB62E1" w14:paraId="3D1DCD0E" w14:textId="77777777" w:rsidTr="004002F9">
        <w:trPr>
          <w:ins w:id="731" w:author="Nguyen Van Manh (FHN.JITS)" w:date="2022-03-29T12:47:00Z"/>
        </w:trPr>
        <w:tc>
          <w:tcPr>
            <w:tcW w:w="551" w:type="dxa"/>
            <w:tcPrChange w:id="732" w:author="Nguyen Van Manh (FHN.JITS)" w:date="2022-03-29T12:52:00Z">
              <w:tcPr>
                <w:tcW w:w="551" w:type="dxa"/>
              </w:tcPr>
            </w:tcPrChange>
          </w:tcPr>
          <w:p w14:paraId="44BCC65A" w14:textId="02CF217A" w:rsidR="00AB62E1" w:rsidRPr="00111EB4" w:rsidRDefault="00AB62E1">
            <w:pPr>
              <w:pStyle w:val="NoSpacing"/>
              <w:rPr>
                <w:ins w:id="733" w:author="Nguyen Van Manh (FHN.JITS)" w:date="2022-03-29T12:47:00Z"/>
              </w:rPr>
              <w:pPrChange w:id="734" w:author="Nguyen Van Manh (FHN.JITS)" w:date="2022-03-29T13:01:00Z">
                <w:pPr>
                  <w:spacing w:after="0" w:line="240" w:lineRule="auto"/>
                </w:pPr>
              </w:pPrChange>
            </w:pPr>
            <w:ins w:id="735" w:author="Nguyen Van Manh (FHN.JITS)" w:date="2022-03-29T12:51:00Z">
              <w:r w:rsidRPr="00111EB4">
                <w:rPr>
                  <w:rFonts w:hint="eastAsia"/>
                </w:rPr>
                <w:t>0</w:t>
              </w:r>
              <w:r>
                <w:t>5</w:t>
              </w:r>
            </w:ins>
          </w:p>
        </w:tc>
        <w:tc>
          <w:tcPr>
            <w:tcW w:w="2149" w:type="dxa"/>
            <w:tcPrChange w:id="736" w:author="Nguyen Van Manh (FHN.JITS)" w:date="2022-03-29T12:52:00Z">
              <w:tcPr>
                <w:tcW w:w="1717" w:type="dxa"/>
              </w:tcPr>
            </w:tcPrChange>
          </w:tcPr>
          <w:p w14:paraId="19124BA8" w14:textId="0FAC786F" w:rsidR="00AB62E1" w:rsidRPr="00111EB4" w:rsidRDefault="00AB62E1">
            <w:pPr>
              <w:pStyle w:val="NoSpacing"/>
              <w:rPr>
                <w:ins w:id="737" w:author="Nguyen Van Manh (FHN.JITS)" w:date="2022-03-29T12:47:00Z"/>
              </w:rPr>
              <w:pPrChange w:id="738" w:author="Nguyen Van Manh (FHN.JITS)" w:date="2022-03-29T13:01:00Z">
                <w:pPr>
                  <w:spacing w:after="0" w:line="240" w:lineRule="auto"/>
                </w:pPr>
              </w:pPrChange>
            </w:pPr>
            <w:ins w:id="739" w:author="Nguyen Van Manh (FHN.JITS)" w:date="2022-03-29T12:49:00Z">
              <w:r>
                <w:t>Timetable</w:t>
              </w:r>
            </w:ins>
          </w:p>
        </w:tc>
        <w:tc>
          <w:tcPr>
            <w:tcW w:w="6650" w:type="dxa"/>
            <w:tcPrChange w:id="740" w:author="Nguyen Van Manh (FHN.JITS)" w:date="2022-03-29T12:52:00Z">
              <w:tcPr>
                <w:tcW w:w="7082" w:type="dxa"/>
              </w:tcPr>
            </w:tcPrChange>
          </w:tcPr>
          <w:p w14:paraId="6DED2127" w14:textId="5050BB69" w:rsidR="00AB62E1" w:rsidRPr="0047022F" w:rsidRDefault="002A7881">
            <w:pPr>
              <w:pStyle w:val="NoSpacing"/>
              <w:rPr>
                <w:ins w:id="741" w:author="Nguyen Van Manh (FHN.JITS)" w:date="2022-03-29T12:47:00Z"/>
                <w:rPrChange w:id="742" w:author="Nguyen Van Manh (FHN.JITS)" w:date="2022-03-29T13:01:00Z">
                  <w:rPr>
                    <w:ins w:id="743" w:author="Nguyen Van Manh (FHN.JITS)" w:date="2022-03-29T12:47:00Z"/>
                    <w:sz w:val="18"/>
                    <w:szCs w:val="18"/>
                  </w:rPr>
                </w:rPrChange>
              </w:rPr>
              <w:pPrChange w:id="744" w:author="Nguyen Van Manh (FHN.JITS)" w:date="2022-03-29T13:01:00Z">
                <w:pPr>
                  <w:spacing w:after="0" w:line="240" w:lineRule="auto"/>
                </w:pPr>
              </w:pPrChange>
            </w:pPr>
            <w:ins w:id="745" w:author="Nguyen Van Manh (FHN.JITS)" w:date="2022-03-29T12:54:00Z">
              <w:r w:rsidRPr="0047022F">
                <w:rPr>
                  <w:rPrChange w:id="746" w:author="Nguyen Van Manh (FHN.JITS)" w:date="2022-03-29T13:01:00Z">
                    <w:rPr>
                      <w:sz w:val="18"/>
                      <w:szCs w:val="18"/>
                    </w:rPr>
                  </w:rPrChange>
                </w:rPr>
                <w:t>Contain data</w:t>
              </w:r>
              <w:r w:rsidR="00020CB8" w:rsidRPr="0047022F">
                <w:rPr>
                  <w:rPrChange w:id="747" w:author="Nguyen Van Manh (FHN.JITS)" w:date="2022-03-29T13:01:00Z">
                    <w:rPr>
                      <w:sz w:val="18"/>
                      <w:szCs w:val="18"/>
                    </w:rPr>
                  </w:rPrChange>
                </w:rPr>
                <w:t xml:space="preserve"> timetable.</w:t>
              </w:r>
            </w:ins>
          </w:p>
        </w:tc>
      </w:tr>
      <w:tr w:rsidR="00AB62E1" w14:paraId="6CEF04BB" w14:textId="77777777" w:rsidTr="004002F9">
        <w:trPr>
          <w:ins w:id="748" w:author="Nguyen Van Manh (FHN.JITS)" w:date="2022-03-29T12:47:00Z"/>
        </w:trPr>
        <w:tc>
          <w:tcPr>
            <w:tcW w:w="551" w:type="dxa"/>
            <w:tcPrChange w:id="749" w:author="Nguyen Van Manh (FHN.JITS)" w:date="2022-03-29T12:52:00Z">
              <w:tcPr>
                <w:tcW w:w="551" w:type="dxa"/>
              </w:tcPr>
            </w:tcPrChange>
          </w:tcPr>
          <w:p w14:paraId="6A2B584C" w14:textId="4DC37AC0" w:rsidR="00AB62E1" w:rsidRPr="00111EB4" w:rsidRDefault="00AB62E1">
            <w:pPr>
              <w:pStyle w:val="NoSpacing"/>
              <w:rPr>
                <w:ins w:id="750" w:author="Nguyen Van Manh (FHN.JITS)" w:date="2022-03-29T12:47:00Z"/>
              </w:rPr>
              <w:pPrChange w:id="751" w:author="Nguyen Van Manh (FHN.JITS)" w:date="2022-03-29T13:01:00Z">
                <w:pPr>
                  <w:spacing w:after="0" w:line="240" w:lineRule="auto"/>
                </w:pPr>
              </w:pPrChange>
            </w:pPr>
            <w:ins w:id="752" w:author="Nguyen Van Manh (FHN.JITS)" w:date="2022-03-29T12:51:00Z">
              <w:r w:rsidRPr="00111EB4">
                <w:lastRenderedPageBreak/>
                <w:t>0</w:t>
              </w:r>
              <w:r>
                <w:t>6</w:t>
              </w:r>
            </w:ins>
          </w:p>
        </w:tc>
        <w:tc>
          <w:tcPr>
            <w:tcW w:w="2149" w:type="dxa"/>
            <w:tcPrChange w:id="753" w:author="Nguyen Van Manh (FHN.JITS)" w:date="2022-03-29T12:52:00Z">
              <w:tcPr>
                <w:tcW w:w="1717" w:type="dxa"/>
              </w:tcPr>
            </w:tcPrChange>
          </w:tcPr>
          <w:p w14:paraId="1BE73F57" w14:textId="6695033B" w:rsidR="00AB62E1" w:rsidRPr="00111EB4" w:rsidRDefault="00AB62E1">
            <w:pPr>
              <w:pStyle w:val="NoSpacing"/>
              <w:rPr>
                <w:ins w:id="754" w:author="Nguyen Van Manh (FHN.JITS)" w:date="2022-03-29T12:47:00Z"/>
              </w:rPr>
              <w:pPrChange w:id="755" w:author="Nguyen Van Manh (FHN.JITS)" w:date="2022-03-29T13:01:00Z">
                <w:pPr>
                  <w:spacing w:after="0" w:line="240" w:lineRule="auto"/>
                </w:pPr>
              </w:pPrChange>
            </w:pPr>
            <w:ins w:id="756" w:author="Nguyen Van Manh (FHN.JITS)" w:date="2022-03-29T12:49:00Z">
              <w:r>
                <w:t>Patient</w:t>
              </w:r>
            </w:ins>
          </w:p>
        </w:tc>
        <w:tc>
          <w:tcPr>
            <w:tcW w:w="6650" w:type="dxa"/>
            <w:tcPrChange w:id="757" w:author="Nguyen Van Manh (FHN.JITS)" w:date="2022-03-29T12:52:00Z">
              <w:tcPr>
                <w:tcW w:w="7082" w:type="dxa"/>
              </w:tcPr>
            </w:tcPrChange>
          </w:tcPr>
          <w:p w14:paraId="1175BD62" w14:textId="65800A4E" w:rsidR="00AB62E1" w:rsidRPr="0047022F" w:rsidRDefault="00D9769D">
            <w:pPr>
              <w:pStyle w:val="NoSpacing"/>
              <w:rPr>
                <w:ins w:id="758" w:author="Nguyen Van Manh (FHN.JITS)" w:date="2022-03-29T12:47:00Z"/>
                <w:rPrChange w:id="759" w:author="Nguyen Van Manh (FHN.JITS)" w:date="2022-03-29T13:01:00Z">
                  <w:rPr>
                    <w:ins w:id="760" w:author="Nguyen Van Manh (FHN.JITS)" w:date="2022-03-29T12:47:00Z"/>
                    <w:sz w:val="18"/>
                    <w:szCs w:val="18"/>
                  </w:rPr>
                </w:rPrChange>
              </w:rPr>
              <w:pPrChange w:id="761" w:author="Nguyen Van Manh (FHN.JITS)" w:date="2022-03-29T13:01:00Z">
                <w:pPr>
                  <w:spacing w:after="0" w:line="240" w:lineRule="auto"/>
                </w:pPr>
              </w:pPrChange>
            </w:pPr>
            <w:ins w:id="762" w:author="Nguyen Van Manh (FHN.JITS)" w:date="2022-03-29T12:56:00Z">
              <w:r w:rsidRPr="0047022F">
                <w:rPr>
                  <w:rPrChange w:id="763" w:author="Nguyen Van Manh (FHN.JITS)" w:date="2022-03-29T13:01:00Z">
                    <w:rPr>
                      <w:sz w:val="18"/>
                      <w:szCs w:val="18"/>
                    </w:rPr>
                  </w:rPrChange>
                </w:rPr>
                <w:t>Contain data user and add more information about diseases</w:t>
              </w:r>
            </w:ins>
          </w:p>
        </w:tc>
      </w:tr>
      <w:tr w:rsidR="00D9769D" w14:paraId="10462496" w14:textId="77777777" w:rsidTr="004002F9">
        <w:trPr>
          <w:ins w:id="764" w:author="Nguyen Van Manh (FHN.JITS)" w:date="2022-03-29T12:47:00Z"/>
        </w:trPr>
        <w:tc>
          <w:tcPr>
            <w:tcW w:w="551" w:type="dxa"/>
            <w:tcPrChange w:id="765" w:author="Nguyen Van Manh (FHN.JITS)" w:date="2022-03-29T12:52:00Z">
              <w:tcPr>
                <w:tcW w:w="551" w:type="dxa"/>
              </w:tcPr>
            </w:tcPrChange>
          </w:tcPr>
          <w:p w14:paraId="2046C4DE" w14:textId="0AD97182" w:rsidR="00D9769D" w:rsidRPr="00111EB4" w:rsidRDefault="00D9769D">
            <w:pPr>
              <w:pStyle w:val="NoSpacing"/>
              <w:rPr>
                <w:ins w:id="766" w:author="Nguyen Van Manh (FHN.JITS)" w:date="2022-03-29T12:47:00Z"/>
              </w:rPr>
              <w:pPrChange w:id="767" w:author="Nguyen Van Manh (FHN.JITS)" w:date="2022-03-29T13:01:00Z">
                <w:pPr>
                  <w:spacing w:after="0" w:line="240" w:lineRule="auto"/>
                </w:pPr>
              </w:pPrChange>
            </w:pPr>
            <w:ins w:id="768" w:author="Nguyen Van Manh (FHN.JITS)" w:date="2022-03-29T12:51:00Z">
              <w:r>
                <w:t>07</w:t>
              </w:r>
            </w:ins>
          </w:p>
        </w:tc>
        <w:tc>
          <w:tcPr>
            <w:tcW w:w="2149" w:type="dxa"/>
            <w:tcPrChange w:id="769" w:author="Nguyen Van Manh (FHN.JITS)" w:date="2022-03-29T12:52:00Z">
              <w:tcPr>
                <w:tcW w:w="1717" w:type="dxa"/>
              </w:tcPr>
            </w:tcPrChange>
          </w:tcPr>
          <w:p w14:paraId="55FB36B0" w14:textId="7DA9D528" w:rsidR="00D9769D" w:rsidRPr="00111EB4" w:rsidRDefault="00D9769D">
            <w:pPr>
              <w:pStyle w:val="NoSpacing"/>
              <w:rPr>
                <w:ins w:id="770" w:author="Nguyen Van Manh (FHN.JITS)" w:date="2022-03-29T12:47:00Z"/>
              </w:rPr>
              <w:pPrChange w:id="771" w:author="Nguyen Van Manh (FHN.JITS)" w:date="2022-03-29T13:01:00Z">
                <w:pPr>
                  <w:spacing w:after="0" w:line="240" w:lineRule="auto"/>
                </w:pPr>
              </w:pPrChange>
            </w:pPr>
            <w:ins w:id="772" w:author="Nguyen Van Manh (FHN.JITS)" w:date="2022-03-29T12:49:00Z">
              <w:r>
                <w:t>Hospital</w:t>
              </w:r>
            </w:ins>
          </w:p>
        </w:tc>
        <w:tc>
          <w:tcPr>
            <w:tcW w:w="6650" w:type="dxa"/>
            <w:tcPrChange w:id="773" w:author="Nguyen Van Manh (FHN.JITS)" w:date="2022-03-29T12:52:00Z">
              <w:tcPr>
                <w:tcW w:w="7082" w:type="dxa"/>
              </w:tcPr>
            </w:tcPrChange>
          </w:tcPr>
          <w:p w14:paraId="216DE710" w14:textId="60645F19" w:rsidR="00D9769D" w:rsidRPr="0047022F" w:rsidRDefault="00D9769D">
            <w:pPr>
              <w:pStyle w:val="NoSpacing"/>
              <w:rPr>
                <w:ins w:id="774" w:author="Nguyen Van Manh (FHN.JITS)" w:date="2022-03-29T12:47:00Z"/>
                <w:rPrChange w:id="775" w:author="Nguyen Van Manh (FHN.JITS)" w:date="2022-03-29T13:01:00Z">
                  <w:rPr>
                    <w:ins w:id="776" w:author="Nguyen Van Manh (FHN.JITS)" w:date="2022-03-29T12:47:00Z"/>
                    <w:sz w:val="18"/>
                    <w:szCs w:val="18"/>
                  </w:rPr>
                </w:rPrChange>
              </w:rPr>
              <w:pPrChange w:id="777" w:author="Nguyen Van Manh (FHN.JITS)" w:date="2022-03-29T13:01:00Z">
                <w:pPr>
                  <w:spacing w:after="0" w:line="240" w:lineRule="auto"/>
                </w:pPr>
              </w:pPrChange>
            </w:pPr>
            <w:ins w:id="778" w:author="Nguyen Van Manh (FHN.JITS)" w:date="2022-03-29T12:56:00Z">
              <w:r w:rsidRPr="0047022F">
                <w:rPr>
                  <w:rPrChange w:id="779" w:author="Nguyen Van Manh (FHN.JITS)" w:date="2022-03-29T13:01:00Z">
                    <w:rPr>
                      <w:sz w:val="18"/>
                      <w:szCs w:val="18"/>
                    </w:rPr>
                  </w:rPrChange>
                </w:rPr>
                <w:t xml:space="preserve">Contain data user and add more information about </w:t>
              </w:r>
              <w:proofErr w:type="spellStart"/>
              <w:r w:rsidRPr="0047022F">
                <w:rPr>
                  <w:rPrChange w:id="780" w:author="Nguyen Van Manh (FHN.JITS)" w:date="2022-03-29T13:01:00Z">
                    <w:rPr>
                      <w:sz w:val="18"/>
                      <w:szCs w:val="18"/>
                    </w:rPr>
                  </w:rPrChange>
                </w:rPr>
                <w:t>vaccin</w:t>
              </w:r>
            </w:ins>
            <w:proofErr w:type="spellEnd"/>
          </w:p>
        </w:tc>
      </w:tr>
      <w:tr w:rsidR="00D9769D" w14:paraId="29657F56" w14:textId="77777777" w:rsidTr="004002F9">
        <w:trPr>
          <w:ins w:id="781" w:author="Nguyen Van Manh (FHN.JITS)" w:date="2022-03-29T12:47:00Z"/>
        </w:trPr>
        <w:tc>
          <w:tcPr>
            <w:tcW w:w="551" w:type="dxa"/>
            <w:tcPrChange w:id="782" w:author="Nguyen Van Manh (FHN.JITS)" w:date="2022-03-29T12:52:00Z">
              <w:tcPr>
                <w:tcW w:w="551" w:type="dxa"/>
              </w:tcPr>
            </w:tcPrChange>
          </w:tcPr>
          <w:p w14:paraId="5C422D26" w14:textId="185D5F5E" w:rsidR="00D9769D" w:rsidRPr="00111EB4" w:rsidRDefault="00D9769D">
            <w:pPr>
              <w:pStyle w:val="NoSpacing"/>
              <w:rPr>
                <w:ins w:id="783" w:author="Nguyen Van Manh (FHN.JITS)" w:date="2022-03-29T12:47:00Z"/>
              </w:rPr>
              <w:pPrChange w:id="784" w:author="Nguyen Van Manh (FHN.JITS)" w:date="2022-03-29T13:01:00Z">
                <w:pPr>
                  <w:spacing w:after="0" w:line="240" w:lineRule="auto"/>
                </w:pPr>
              </w:pPrChange>
            </w:pPr>
            <w:ins w:id="785" w:author="Nguyen Van Manh (FHN.JITS)" w:date="2022-03-29T12:51:00Z">
              <w:r>
                <w:t>08</w:t>
              </w:r>
            </w:ins>
          </w:p>
        </w:tc>
        <w:tc>
          <w:tcPr>
            <w:tcW w:w="2149" w:type="dxa"/>
            <w:tcPrChange w:id="786" w:author="Nguyen Van Manh (FHN.JITS)" w:date="2022-03-29T12:52:00Z">
              <w:tcPr>
                <w:tcW w:w="1717" w:type="dxa"/>
              </w:tcPr>
            </w:tcPrChange>
          </w:tcPr>
          <w:p w14:paraId="71CAEA30" w14:textId="776360DB" w:rsidR="00D9769D" w:rsidRPr="00111EB4" w:rsidRDefault="00D9769D">
            <w:pPr>
              <w:pStyle w:val="NoSpacing"/>
              <w:rPr>
                <w:ins w:id="787" w:author="Nguyen Van Manh (FHN.JITS)" w:date="2022-03-29T12:47:00Z"/>
              </w:rPr>
              <w:pPrChange w:id="788" w:author="Nguyen Van Manh (FHN.JITS)" w:date="2022-03-29T13:01:00Z">
                <w:pPr>
                  <w:spacing w:after="0" w:line="240" w:lineRule="auto"/>
                </w:pPr>
              </w:pPrChange>
            </w:pPr>
            <w:ins w:id="789" w:author="Nguyen Van Manh (FHN.JITS)" w:date="2022-03-29T12:49:00Z">
              <w:r>
                <w:t>News</w:t>
              </w:r>
            </w:ins>
          </w:p>
        </w:tc>
        <w:tc>
          <w:tcPr>
            <w:tcW w:w="6650" w:type="dxa"/>
            <w:tcPrChange w:id="790" w:author="Nguyen Van Manh (FHN.JITS)" w:date="2022-03-29T12:52:00Z">
              <w:tcPr>
                <w:tcW w:w="7082" w:type="dxa"/>
              </w:tcPr>
            </w:tcPrChange>
          </w:tcPr>
          <w:p w14:paraId="1087160C" w14:textId="66F7B8B6" w:rsidR="00D9769D" w:rsidRPr="0047022F" w:rsidRDefault="00D9769D">
            <w:pPr>
              <w:pStyle w:val="NoSpacing"/>
              <w:rPr>
                <w:ins w:id="791" w:author="Nguyen Van Manh (FHN.JITS)" w:date="2022-03-29T12:47:00Z"/>
                <w:rPrChange w:id="792" w:author="Nguyen Van Manh (FHN.JITS)" w:date="2022-03-29T13:01:00Z">
                  <w:rPr>
                    <w:ins w:id="793" w:author="Nguyen Van Manh (FHN.JITS)" w:date="2022-03-29T12:47:00Z"/>
                    <w:sz w:val="18"/>
                    <w:szCs w:val="18"/>
                  </w:rPr>
                </w:rPrChange>
              </w:rPr>
              <w:pPrChange w:id="794" w:author="Nguyen Van Manh (FHN.JITS)" w:date="2022-03-29T13:01:00Z">
                <w:pPr>
                  <w:spacing w:after="0" w:line="240" w:lineRule="auto"/>
                </w:pPr>
              </w:pPrChange>
            </w:pPr>
            <w:ins w:id="795" w:author="Nguyen Van Manh (FHN.JITS)" w:date="2022-03-29T12:56:00Z">
              <w:r w:rsidRPr="0047022F">
                <w:rPr>
                  <w:rPrChange w:id="796" w:author="Nguyen Van Manh (FHN.JITS)" w:date="2022-03-29T13:01:00Z">
                    <w:rPr>
                      <w:sz w:val="18"/>
                      <w:szCs w:val="18"/>
                    </w:rPr>
                  </w:rPrChange>
                </w:rPr>
                <w:t>Contain data of News</w:t>
              </w:r>
            </w:ins>
          </w:p>
        </w:tc>
      </w:tr>
      <w:tr w:rsidR="00D9769D" w14:paraId="0D9B5630" w14:textId="77777777" w:rsidTr="004002F9">
        <w:trPr>
          <w:ins w:id="797" w:author="Nguyen Van Manh (FHN.JITS)" w:date="2022-03-29T12:47:00Z"/>
        </w:trPr>
        <w:tc>
          <w:tcPr>
            <w:tcW w:w="551" w:type="dxa"/>
            <w:tcPrChange w:id="798" w:author="Nguyen Van Manh (FHN.JITS)" w:date="2022-03-29T12:52:00Z">
              <w:tcPr>
                <w:tcW w:w="551" w:type="dxa"/>
              </w:tcPr>
            </w:tcPrChange>
          </w:tcPr>
          <w:p w14:paraId="7C21F7C9" w14:textId="616A2DCD" w:rsidR="00D9769D" w:rsidRPr="00111EB4" w:rsidRDefault="00D9769D">
            <w:pPr>
              <w:pStyle w:val="NoSpacing"/>
              <w:rPr>
                <w:ins w:id="799" w:author="Nguyen Van Manh (FHN.JITS)" w:date="2022-03-29T12:47:00Z"/>
              </w:rPr>
              <w:pPrChange w:id="800" w:author="Nguyen Van Manh (FHN.JITS)" w:date="2022-03-29T13:01:00Z">
                <w:pPr>
                  <w:spacing w:after="0" w:line="240" w:lineRule="auto"/>
                </w:pPr>
              </w:pPrChange>
            </w:pPr>
            <w:ins w:id="801" w:author="Nguyen Van Manh (FHN.JITS)" w:date="2022-03-29T12:51:00Z">
              <w:r w:rsidRPr="00111EB4">
                <w:rPr>
                  <w:rFonts w:hint="eastAsia"/>
                </w:rPr>
                <w:t>0</w:t>
              </w:r>
              <w:r>
                <w:t>9</w:t>
              </w:r>
            </w:ins>
          </w:p>
        </w:tc>
        <w:tc>
          <w:tcPr>
            <w:tcW w:w="2149" w:type="dxa"/>
            <w:tcPrChange w:id="802" w:author="Nguyen Van Manh (FHN.JITS)" w:date="2022-03-29T12:52:00Z">
              <w:tcPr>
                <w:tcW w:w="1717" w:type="dxa"/>
              </w:tcPr>
            </w:tcPrChange>
          </w:tcPr>
          <w:p w14:paraId="3E2BD653" w14:textId="3A879F2E" w:rsidR="00D9769D" w:rsidRPr="00111EB4" w:rsidRDefault="00D9769D">
            <w:pPr>
              <w:pStyle w:val="NoSpacing"/>
              <w:rPr>
                <w:ins w:id="803" w:author="Nguyen Van Manh (FHN.JITS)" w:date="2022-03-29T12:47:00Z"/>
              </w:rPr>
              <w:pPrChange w:id="804" w:author="Nguyen Van Manh (FHN.JITS)" w:date="2022-03-29T13:01:00Z">
                <w:pPr>
                  <w:spacing w:after="0" w:line="240" w:lineRule="auto"/>
                </w:pPr>
              </w:pPrChange>
            </w:pPr>
            <w:proofErr w:type="spellStart"/>
            <w:ins w:id="805" w:author="Nguyen Van Manh (FHN.JITS)" w:date="2022-03-29T12:49:00Z">
              <w:r>
                <w:t>NewsCategory</w:t>
              </w:r>
            </w:ins>
            <w:proofErr w:type="spellEnd"/>
          </w:p>
        </w:tc>
        <w:tc>
          <w:tcPr>
            <w:tcW w:w="6650" w:type="dxa"/>
            <w:tcPrChange w:id="806" w:author="Nguyen Van Manh (FHN.JITS)" w:date="2022-03-29T12:52:00Z">
              <w:tcPr>
                <w:tcW w:w="7082" w:type="dxa"/>
              </w:tcPr>
            </w:tcPrChange>
          </w:tcPr>
          <w:p w14:paraId="32CA152E" w14:textId="58DA29C4" w:rsidR="00D9769D" w:rsidRPr="0047022F" w:rsidRDefault="00F04069">
            <w:pPr>
              <w:pStyle w:val="NoSpacing"/>
              <w:rPr>
                <w:ins w:id="807" w:author="Nguyen Van Manh (FHN.JITS)" w:date="2022-03-29T12:47:00Z"/>
                <w:rPrChange w:id="808" w:author="Nguyen Van Manh (FHN.JITS)" w:date="2022-03-29T13:01:00Z">
                  <w:rPr>
                    <w:ins w:id="809" w:author="Nguyen Van Manh (FHN.JITS)" w:date="2022-03-29T12:47:00Z"/>
                    <w:sz w:val="18"/>
                    <w:szCs w:val="18"/>
                  </w:rPr>
                </w:rPrChange>
              </w:rPr>
              <w:pPrChange w:id="810" w:author="Nguyen Van Manh (FHN.JITS)" w:date="2022-03-29T13:01:00Z">
                <w:pPr>
                  <w:spacing w:after="0" w:line="240" w:lineRule="auto"/>
                </w:pPr>
              </w:pPrChange>
            </w:pPr>
            <w:ins w:id="811" w:author="Nguyen Van Manh (FHN.JITS)" w:date="2022-03-29T12:57:00Z">
              <w:r w:rsidRPr="0047022F">
                <w:rPr>
                  <w:rPrChange w:id="812" w:author="Nguyen Van Manh (FHN.JITS)" w:date="2022-03-29T13:01:00Z">
                    <w:rPr>
                      <w:sz w:val="18"/>
                      <w:szCs w:val="18"/>
                    </w:rPr>
                  </w:rPrChange>
                </w:rPr>
                <w:t>Contain data of News Category</w:t>
              </w:r>
            </w:ins>
          </w:p>
        </w:tc>
      </w:tr>
      <w:tr w:rsidR="00D9769D" w14:paraId="2256279B" w14:textId="77777777" w:rsidTr="004002F9">
        <w:trPr>
          <w:ins w:id="813" w:author="Nguyen Van Manh (FHN.JITS)" w:date="2022-03-29T12:47:00Z"/>
        </w:trPr>
        <w:tc>
          <w:tcPr>
            <w:tcW w:w="551" w:type="dxa"/>
            <w:tcPrChange w:id="814" w:author="Nguyen Van Manh (FHN.JITS)" w:date="2022-03-29T12:52:00Z">
              <w:tcPr>
                <w:tcW w:w="551" w:type="dxa"/>
              </w:tcPr>
            </w:tcPrChange>
          </w:tcPr>
          <w:p w14:paraId="7335E2C2" w14:textId="3D92ED53" w:rsidR="00D9769D" w:rsidRPr="00111EB4" w:rsidRDefault="00D9769D">
            <w:pPr>
              <w:pStyle w:val="NoSpacing"/>
              <w:rPr>
                <w:ins w:id="815" w:author="Nguyen Van Manh (FHN.JITS)" w:date="2022-03-29T12:47:00Z"/>
              </w:rPr>
              <w:pPrChange w:id="816" w:author="Nguyen Van Manh (FHN.JITS)" w:date="2022-03-29T13:01:00Z">
                <w:pPr>
                  <w:spacing w:after="0" w:line="240" w:lineRule="auto"/>
                </w:pPr>
              </w:pPrChange>
            </w:pPr>
            <w:ins w:id="817" w:author="Nguyen Van Manh (FHN.JITS)" w:date="2022-03-29T12:51:00Z">
              <w:r>
                <w:t>10</w:t>
              </w:r>
            </w:ins>
          </w:p>
        </w:tc>
        <w:tc>
          <w:tcPr>
            <w:tcW w:w="2149" w:type="dxa"/>
            <w:tcPrChange w:id="818" w:author="Nguyen Van Manh (FHN.JITS)" w:date="2022-03-29T12:52:00Z">
              <w:tcPr>
                <w:tcW w:w="1717" w:type="dxa"/>
              </w:tcPr>
            </w:tcPrChange>
          </w:tcPr>
          <w:p w14:paraId="75492B1A" w14:textId="7FF277A8" w:rsidR="00D9769D" w:rsidRPr="00111EB4" w:rsidRDefault="00D9769D">
            <w:pPr>
              <w:pStyle w:val="NoSpacing"/>
              <w:rPr>
                <w:ins w:id="819" w:author="Nguyen Van Manh (FHN.JITS)" w:date="2022-03-29T12:47:00Z"/>
              </w:rPr>
              <w:pPrChange w:id="820" w:author="Nguyen Van Manh (FHN.JITS)" w:date="2022-03-29T13:01:00Z">
                <w:pPr>
                  <w:spacing w:after="0" w:line="240" w:lineRule="auto"/>
                </w:pPr>
              </w:pPrChange>
            </w:pPr>
            <w:ins w:id="821" w:author="Nguyen Van Manh (FHN.JITS)" w:date="2022-03-29T12:49:00Z">
              <w:r>
                <w:t>Diseases</w:t>
              </w:r>
            </w:ins>
          </w:p>
        </w:tc>
        <w:tc>
          <w:tcPr>
            <w:tcW w:w="6650" w:type="dxa"/>
            <w:tcPrChange w:id="822" w:author="Nguyen Van Manh (FHN.JITS)" w:date="2022-03-29T12:52:00Z">
              <w:tcPr>
                <w:tcW w:w="7082" w:type="dxa"/>
              </w:tcPr>
            </w:tcPrChange>
          </w:tcPr>
          <w:p w14:paraId="130783C0" w14:textId="40F83B0A" w:rsidR="00D9769D" w:rsidRPr="0047022F" w:rsidRDefault="00F04069">
            <w:pPr>
              <w:pStyle w:val="NoSpacing"/>
              <w:rPr>
                <w:ins w:id="823" w:author="Nguyen Van Manh (FHN.JITS)" w:date="2022-03-29T12:47:00Z"/>
                <w:rPrChange w:id="824" w:author="Nguyen Van Manh (FHN.JITS)" w:date="2022-03-29T13:01:00Z">
                  <w:rPr>
                    <w:ins w:id="825" w:author="Nguyen Van Manh (FHN.JITS)" w:date="2022-03-29T12:47:00Z"/>
                    <w:sz w:val="18"/>
                    <w:szCs w:val="18"/>
                  </w:rPr>
                </w:rPrChange>
              </w:rPr>
              <w:pPrChange w:id="826" w:author="Nguyen Van Manh (FHN.JITS)" w:date="2022-03-29T13:01:00Z">
                <w:pPr>
                  <w:spacing w:after="0" w:line="240" w:lineRule="auto"/>
                </w:pPr>
              </w:pPrChange>
            </w:pPr>
            <w:ins w:id="827" w:author="Nguyen Van Manh (FHN.JITS)" w:date="2022-03-29T12:57:00Z">
              <w:r w:rsidRPr="0047022F">
                <w:rPr>
                  <w:rPrChange w:id="828" w:author="Nguyen Van Manh (FHN.JITS)" w:date="2022-03-29T13:01:00Z">
                    <w:rPr>
                      <w:sz w:val="18"/>
                      <w:szCs w:val="18"/>
                    </w:rPr>
                  </w:rPrChange>
                </w:rPr>
                <w:t xml:space="preserve">Contain all diseases </w:t>
              </w:r>
              <w:proofErr w:type="spellStart"/>
              <w:r w:rsidRPr="0047022F">
                <w:rPr>
                  <w:rPrChange w:id="829" w:author="Nguyen Van Manh (FHN.JITS)" w:date="2022-03-29T13:01:00Z">
                    <w:rPr>
                      <w:sz w:val="18"/>
                      <w:szCs w:val="18"/>
                    </w:rPr>
                  </w:rPrChange>
                </w:rPr>
                <w:t>revole</w:t>
              </w:r>
              <w:proofErr w:type="spellEnd"/>
              <w:r w:rsidRPr="0047022F">
                <w:rPr>
                  <w:rPrChange w:id="830" w:author="Nguyen Van Manh (FHN.JITS)" w:date="2022-03-29T13:01:00Z">
                    <w:rPr>
                      <w:sz w:val="18"/>
                      <w:szCs w:val="18"/>
                    </w:rPr>
                  </w:rPrChange>
                </w:rPr>
                <w:t xml:space="preserve"> with Covid19</w:t>
              </w:r>
            </w:ins>
          </w:p>
        </w:tc>
      </w:tr>
      <w:tr w:rsidR="00D9769D" w14:paraId="1334A973" w14:textId="77777777" w:rsidTr="004002F9">
        <w:trPr>
          <w:ins w:id="831" w:author="Nguyen Van Manh (FHN.JITS)" w:date="2022-03-29T12:47:00Z"/>
        </w:trPr>
        <w:tc>
          <w:tcPr>
            <w:tcW w:w="551" w:type="dxa"/>
            <w:tcPrChange w:id="832" w:author="Nguyen Van Manh (FHN.JITS)" w:date="2022-03-29T12:52:00Z">
              <w:tcPr>
                <w:tcW w:w="551" w:type="dxa"/>
              </w:tcPr>
            </w:tcPrChange>
          </w:tcPr>
          <w:p w14:paraId="1B457A89" w14:textId="7C2AB9E7" w:rsidR="00D9769D" w:rsidRPr="00111EB4" w:rsidRDefault="00D9769D">
            <w:pPr>
              <w:pStyle w:val="NoSpacing"/>
              <w:rPr>
                <w:ins w:id="833" w:author="Nguyen Van Manh (FHN.JITS)" w:date="2022-03-29T12:47:00Z"/>
              </w:rPr>
              <w:pPrChange w:id="834" w:author="Nguyen Van Manh (FHN.JITS)" w:date="2022-03-29T13:01:00Z">
                <w:pPr>
                  <w:spacing w:after="0" w:line="240" w:lineRule="auto"/>
                </w:pPr>
              </w:pPrChange>
            </w:pPr>
            <w:ins w:id="835" w:author="Nguyen Van Manh (FHN.JITS)" w:date="2022-03-29T12:52:00Z">
              <w:r>
                <w:t>1</w:t>
              </w:r>
            </w:ins>
            <w:ins w:id="836" w:author="Nguyen Van Manh (FHN.JITS)" w:date="2022-03-29T12:58:00Z">
              <w:r w:rsidR="00C47953">
                <w:t>1</w:t>
              </w:r>
            </w:ins>
          </w:p>
        </w:tc>
        <w:tc>
          <w:tcPr>
            <w:tcW w:w="2149" w:type="dxa"/>
            <w:tcPrChange w:id="837" w:author="Nguyen Van Manh (FHN.JITS)" w:date="2022-03-29T12:52:00Z">
              <w:tcPr>
                <w:tcW w:w="1717" w:type="dxa"/>
              </w:tcPr>
            </w:tcPrChange>
          </w:tcPr>
          <w:p w14:paraId="537AA945" w14:textId="61C5C429" w:rsidR="00D9769D" w:rsidRPr="00111EB4" w:rsidRDefault="00D9769D">
            <w:pPr>
              <w:pStyle w:val="NoSpacing"/>
              <w:rPr>
                <w:ins w:id="838" w:author="Nguyen Van Manh (FHN.JITS)" w:date="2022-03-29T12:47:00Z"/>
              </w:rPr>
              <w:pPrChange w:id="839" w:author="Nguyen Van Manh (FHN.JITS)" w:date="2022-03-29T13:01:00Z">
                <w:pPr>
                  <w:spacing w:after="0" w:line="240" w:lineRule="auto"/>
                </w:pPr>
              </w:pPrChange>
            </w:pPr>
            <w:proofErr w:type="spellStart"/>
            <w:ins w:id="840" w:author="Nguyen Van Manh (FHN.JITS)" w:date="2022-03-29T12:49:00Z">
              <w:r>
                <w:t>VaccineStatus</w:t>
              </w:r>
            </w:ins>
            <w:proofErr w:type="spellEnd"/>
          </w:p>
        </w:tc>
        <w:tc>
          <w:tcPr>
            <w:tcW w:w="6650" w:type="dxa"/>
            <w:tcPrChange w:id="841" w:author="Nguyen Van Manh (FHN.JITS)" w:date="2022-03-29T12:52:00Z">
              <w:tcPr>
                <w:tcW w:w="7082" w:type="dxa"/>
              </w:tcPr>
            </w:tcPrChange>
          </w:tcPr>
          <w:p w14:paraId="23BC8B31" w14:textId="0969E8BB" w:rsidR="00D9769D" w:rsidRPr="0047022F" w:rsidRDefault="00BC4364">
            <w:pPr>
              <w:pStyle w:val="NoSpacing"/>
              <w:rPr>
                <w:ins w:id="842" w:author="Nguyen Van Manh (FHN.JITS)" w:date="2022-03-29T12:47:00Z"/>
                <w:rPrChange w:id="843" w:author="Nguyen Van Manh (FHN.JITS)" w:date="2022-03-29T13:01:00Z">
                  <w:rPr>
                    <w:ins w:id="844" w:author="Nguyen Van Manh (FHN.JITS)" w:date="2022-03-29T12:47:00Z"/>
                    <w:sz w:val="18"/>
                    <w:szCs w:val="18"/>
                  </w:rPr>
                </w:rPrChange>
              </w:rPr>
              <w:pPrChange w:id="845" w:author="Nguyen Van Manh (FHN.JITS)" w:date="2022-03-29T13:01:00Z">
                <w:pPr>
                  <w:spacing w:after="0" w:line="240" w:lineRule="auto"/>
                </w:pPr>
              </w:pPrChange>
            </w:pPr>
            <w:ins w:id="846" w:author="Nguyen Van Manh (FHN.JITS)" w:date="2022-03-29T12:58:00Z">
              <w:r w:rsidRPr="0047022F">
                <w:rPr>
                  <w:rPrChange w:id="847" w:author="Nguyen Van Manh (FHN.JITS)" w:date="2022-03-29T13:01:00Z">
                    <w:rPr>
                      <w:sz w:val="18"/>
                      <w:szCs w:val="18"/>
                    </w:rPr>
                  </w:rPrChange>
                </w:rPr>
                <w:t xml:space="preserve">Contain data </w:t>
              </w:r>
            </w:ins>
            <w:ins w:id="848" w:author="Nguyen Van Manh (FHN.JITS)" w:date="2022-03-29T12:59:00Z">
              <w:r w:rsidRPr="0047022F">
                <w:rPr>
                  <w:rPrChange w:id="849" w:author="Nguyen Van Manh (FHN.JITS)" w:date="2022-03-29T13:01:00Z">
                    <w:rPr>
                      <w:sz w:val="18"/>
                      <w:szCs w:val="18"/>
                    </w:rPr>
                  </w:rPrChange>
                </w:rPr>
                <w:t xml:space="preserve">patient Vaccinated </w:t>
              </w:r>
            </w:ins>
          </w:p>
        </w:tc>
      </w:tr>
      <w:tr w:rsidR="00D9769D" w14:paraId="1FE46E3E" w14:textId="77777777" w:rsidTr="004002F9">
        <w:trPr>
          <w:ins w:id="850" w:author="Nguyen Van Manh (FHN.JITS)" w:date="2022-03-29T12:47:00Z"/>
        </w:trPr>
        <w:tc>
          <w:tcPr>
            <w:tcW w:w="551" w:type="dxa"/>
            <w:tcPrChange w:id="851" w:author="Nguyen Van Manh (FHN.JITS)" w:date="2022-03-29T12:52:00Z">
              <w:tcPr>
                <w:tcW w:w="551" w:type="dxa"/>
              </w:tcPr>
            </w:tcPrChange>
          </w:tcPr>
          <w:p w14:paraId="4B99BD2A" w14:textId="1A2352E8" w:rsidR="00D9769D" w:rsidRPr="00111EB4" w:rsidRDefault="00D9769D">
            <w:pPr>
              <w:pStyle w:val="NoSpacing"/>
              <w:rPr>
                <w:ins w:id="852" w:author="Nguyen Van Manh (FHN.JITS)" w:date="2022-03-29T12:47:00Z"/>
              </w:rPr>
              <w:pPrChange w:id="853" w:author="Nguyen Van Manh (FHN.JITS)" w:date="2022-03-29T13:01:00Z">
                <w:pPr>
                  <w:spacing w:after="0" w:line="240" w:lineRule="auto"/>
                </w:pPr>
              </w:pPrChange>
            </w:pPr>
            <w:ins w:id="854" w:author="Nguyen Van Manh (FHN.JITS)" w:date="2022-03-29T12:52:00Z">
              <w:r>
                <w:t>1</w:t>
              </w:r>
            </w:ins>
            <w:ins w:id="855" w:author="Nguyen Van Manh (FHN.JITS)" w:date="2022-03-29T12:58:00Z">
              <w:r w:rsidR="00C47953">
                <w:t>2</w:t>
              </w:r>
            </w:ins>
          </w:p>
        </w:tc>
        <w:tc>
          <w:tcPr>
            <w:tcW w:w="2149" w:type="dxa"/>
            <w:tcPrChange w:id="856" w:author="Nguyen Van Manh (FHN.JITS)" w:date="2022-03-29T12:52:00Z">
              <w:tcPr>
                <w:tcW w:w="1717" w:type="dxa"/>
              </w:tcPr>
            </w:tcPrChange>
          </w:tcPr>
          <w:p w14:paraId="63FAD5D0" w14:textId="311B87D9" w:rsidR="00D9769D" w:rsidRPr="00111EB4" w:rsidRDefault="00D9769D">
            <w:pPr>
              <w:pStyle w:val="NoSpacing"/>
              <w:rPr>
                <w:ins w:id="857" w:author="Nguyen Van Manh (FHN.JITS)" w:date="2022-03-29T12:47:00Z"/>
              </w:rPr>
              <w:pPrChange w:id="858" w:author="Nguyen Van Manh (FHN.JITS)" w:date="2022-03-29T13:01:00Z">
                <w:pPr>
                  <w:spacing w:after="0" w:line="240" w:lineRule="auto"/>
                </w:pPr>
              </w:pPrChange>
            </w:pPr>
            <w:proofErr w:type="spellStart"/>
            <w:ins w:id="859" w:author="Nguyen Van Manh (FHN.JITS)" w:date="2022-03-29T12:50:00Z">
              <w:r>
                <w:t>Patient_Vaccines</w:t>
              </w:r>
            </w:ins>
            <w:proofErr w:type="spellEnd"/>
          </w:p>
        </w:tc>
        <w:tc>
          <w:tcPr>
            <w:tcW w:w="6650" w:type="dxa"/>
            <w:tcPrChange w:id="860" w:author="Nguyen Van Manh (FHN.JITS)" w:date="2022-03-29T12:52:00Z">
              <w:tcPr>
                <w:tcW w:w="7082" w:type="dxa"/>
              </w:tcPr>
            </w:tcPrChange>
          </w:tcPr>
          <w:p w14:paraId="28E9796F" w14:textId="389363D6" w:rsidR="00D9769D" w:rsidRPr="0047022F" w:rsidRDefault="00BC4364">
            <w:pPr>
              <w:pStyle w:val="NoSpacing"/>
              <w:rPr>
                <w:ins w:id="861" w:author="Nguyen Van Manh (FHN.JITS)" w:date="2022-03-29T12:47:00Z"/>
                <w:rPrChange w:id="862" w:author="Nguyen Van Manh (FHN.JITS)" w:date="2022-03-29T13:01:00Z">
                  <w:rPr>
                    <w:ins w:id="863" w:author="Nguyen Van Manh (FHN.JITS)" w:date="2022-03-29T12:47:00Z"/>
                    <w:sz w:val="18"/>
                    <w:szCs w:val="18"/>
                  </w:rPr>
                </w:rPrChange>
              </w:rPr>
              <w:pPrChange w:id="864" w:author="Nguyen Van Manh (FHN.JITS)" w:date="2022-03-29T13:01:00Z">
                <w:pPr>
                  <w:spacing w:after="0" w:line="240" w:lineRule="auto"/>
                </w:pPr>
              </w:pPrChange>
            </w:pPr>
            <w:ins w:id="865" w:author="Nguyen Van Manh (FHN.JITS)" w:date="2022-03-29T12:59:00Z">
              <w:r w:rsidRPr="0047022F">
                <w:rPr>
                  <w:rPrChange w:id="866" w:author="Nguyen Van Manh (FHN.JITS)" w:date="2022-03-29T13:01:00Z">
                    <w:rPr>
                      <w:sz w:val="18"/>
                      <w:szCs w:val="18"/>
                    </w:rPr>
                  </w:rPrChange>
                </w:rPr>
                <w:t>Contain data patient Vaccinated or not</w:t>
              </w:r>
            </w:ins>
          </w:p>
        </w:tc>
      </w:tr>
      <w:tr w:rsidR="00D9769D" w14:paraId="162DD226" w14:textId="77777777" w:rsidTr="004002F9">
        <w:trPr>
          <w:ins w:id="867" w:author="Nguyen Van Manh (FHN.JITS)" w:date="2022-03-29T12:49:00Z"/>
        </w:trPr>
        <w:tc>
          <w:tcPr>
            <w:tcW w:w="551" w:type="dxa"/>
            <w:tcPrChange w:id="868" w:author="Nguyen Van Manh (FHN.JITS)" w:date="2022-03-29T12:52:00Z">
              <w:tcPr>
                <w:tcW w:w="551" w:type="dxa"/>
              </w:tcPr>
            </w:tcPrChange>
          </w:tcPr>
          <w:p w14:paraId="54B466B7" w14:textId="520EF657" w:rsidR="00D9769D" w:rsidRPr="00111EB4" w:rsidRDefault="00D9769D">
            <w:pPr>
              <w:pStyle w:val="NoSpacing"/>
              <w:rPr>
                <w:ins w:id="869" w:author="Nguyen Van Manh (FHN.JITS)" w:date="2022-03-29T12:49:00Z"/>
              </w:rPr>
              <w:pPrChange w:id="870" w:author="Nguyen Van Manh (FHN.JITS)" w:date="2022-03-29T13:01:00Z">
                <w:pPr>
                  <w:spacing w:after="0" w:line="240" w:lineRule="auto"/>
                </w:pPr>
              </w:pPrChange>
            </w:pPr>
            <w:ins w:id="871" w:author="Nguyen Van Manh (FHN.JITS)" w:date="2022-03-29T12:52:00Z">
              <w:r>
                <w:t>1</w:t>
              </w:r>
            </w:ins>
            <w:ins w:id="872" w:author="Nguyen Van Manh (FHN.JITS)" w:date="2022-03-29T12:58:00Z">
              <w:r w:rsidR="00C47953">
                <w:t>3</w:t>
              </w:r>
            </w:ins>
          </w:p>
        </w:tc>
        <w:tc>
          <w:tcPr>
            <w:tcW w:w="2149" w:type="dxa"/>
            <w:tcPrChange w:id="873" w:author="Nguyen Van Manh (FHN.JITS)" w:date="2022-03-29T12:52:00Z">
              <w:tcPr>
                <w:tcW w:w="1717" w:type="dxa"/>
              </w:tcPr>
            </w:tcPrChange>
          </w:tcPr>
          <w:p w14:paraId="27D5707F" w14:textId="4CD74A72" w:rsidR="00D9769D" w:rsidRPr="00111EB4" w:rsidRDefault="00D9769D">
            <w:pPr>
              <w:pStyle w:val="NoSpacing"/>
              <w:rPr>
                <w:ins w:id="874" w:author="Nguyen Van Manh (FHN.JITS)" w:date="2022-03-29T12:49:00Z"/>
              </w:rPr>
              <w:pPrChange w:id="875" w:author="Nguyen Van Manh (FHN.JITS)" w:date="2022-03-29T13:01:00Z">
                <w:pPr>
                  <w:spacing w:after="0" w:line="240" w:lineRule="auto"/>
                </w:pPr>
              </w:pPrChange>
            </w:pPr>
            <w:ins w:id="876" w:author="Nguyen Van Manh (FHN.JITS)" w:date="2022-03-29T12:50:00Z">
              <w:r>
                <w:t>Vaccines</w:t>
              </w:r>
            </w:ins>
          </w:p>
        </w:tc>
        <w:tc>
          <w:tcPr>
            <w:tcW w:w="6650" w:type="dxa"/>
            <w:tcPrChange w:id="877" w:author="Nguyen Van Manh (FHN.JITS)" w:date="2022-03-29T12:52:00Z">
              <w:tcPr>
                <w:tcW w:w="7082" w:type="dxa"/>
              </w:tcPr>
            </w:tcPrChange>
          </w:tcPr>
          <w:p w14:paraId="42496ED6" w14:textId="059A0E09" w:rsidR="00D9769D" w:rsidRPr="0047022F" w:rsidRDefault="00BC4364">
            <w:pPr>
              <w:pStyle w:val="NoSpacing"/>
              <w:rPr>
                <w:ins w:id="878" w:author="Nguyen Van Manh (FHN.JITS)" w:date="2022-03-29T12:49:00Z"/>
                <w:rPrChange w:id="879" w:author="Nguyen Van Manh (FHN.JITS)" w:date="2022-03-29T13:01:00Z">
                  <w:rPr>
                    <w:ins w:id="880" w:author="Nguyen Van Manh (FHN.JITS)" w:date="2022-03-29T12:49:00Z"/>
                    <w:sz w:val="18"/>
                    <w:szCs w:val="18"/>
                  </w:rPr>
                </w:rPrChange>
              </w:rPr>
              <w:pPrChange w:id="881" w:author="Nguyen Van Manh (FHN.JITS)" w:date="2022-03-29T13:01:00Z">
                <w:pPr>
                  <w:spacing w:after="0" w:line="240" w:lineRule="auto"/>
                </w:pPr>
              </w:pPrChange>
            </w:pPr>
            <w:ins w:id="882" w:author="Nguyen Van Manh (FHN.JITS)" w:date="2022-03-29T12:59:00Z">
              <w:r w:rsidRPr="0047022F">
                <w:rPr>
                  <w:rPrChange w:id="883" w:author="Nguyen Van Manh (FHN.JITS)" w:date="2022-03-29T13:01:00Z">
                    <w:rPr>
                      <w:sz w:val="18"/>
                      <w:szCs w:val="18"/>
                    </w:rPr>
                  </w:rPrChange>
                </w:rPr>
                <w:t xml:space="preserve">Contain type </w:t>
              </w:r>
              <w:proofErr w:type="spellStart"/>
              <w:r w:rsidRPr="0047022F">
                <w:rPr>
                  <w:rPrChange w:id="884" w:author="Nguyen Van Manh (FHN.JITS)" w:date="2022-03-29T13:01:00Z">
                    <w:rPr>
                      <w:sz w:val="18"/>
                      <w:szCs w:val="18"/>
                    </w:rPr>
                  </w:rPrChange>
                </w:rPr>
                <w:t>vaccin</w:t>
              </w:r>
              <w:proofErr w:type="spellEnd"/>
              <w:r w:rsidRPr="0047022F">
                <w:rPr>
                  <w:rPrChange w:id="885" w:author="Nguyen Van Manh (FHN.JITS)" w:date="2022-03-29T13:01:00Z">
                    <w:rPr>
                      <w:sz w:val="18"/>
                      <w:szCs w:val="18"/>
                    </w:rPr>
                  </w:rPrChange>
                </w:rPr>
                <w:t xml:space="preserve"> and name </w:t>
              </w:r>
            </w:ins>
          </w:p>
        </w:tc>
      </w:tr>
      <w:tr w:rsidR="00D9769D" w14:paraId="1BD45AD7" w14:textId="77777777" w:rsidTr="004002F9">
        <w:trPr>
          <w:ins w:id="886" w:author="Nguyen Van Manh (FHN.JITS)" w:date="2022-03-29T12:49:00Z"/>
        </w:trPr>
        <w:tc>
          <w:tcPr>
            <w:tcW w:w="551" w:type="dxa"/>
            <w:tcPrChange w:id="887" w:author="Nguyen Van Manh (FHN.JITS)" w:date="2022-03-29T12:52:00Z">
              <w:tcPr>
                <w:tcW w:w="551" w:type="dxa"/>
              </w:tcPr>
            </w:tcPrChange>
          </w:tcPr>
          <w:p w14:paraId="5141FE33" w14:textId="510FC781" w:rsidR="00D9769D" w:rsidRPr="00111EB4" w:rsidRDefault="00D9769D">
            <w:pPr>
              <w:pStyle w:val="NoSpacing"/>
              <w:rPr>
                <w:ins w:id="888" w:author="Nguyen Van Manh (FHN.JITS)" w:date="2022-03-29T12:49:00Z"/>
              </w:rPr>
              <w:pPrChange w:id="889" w:author="Nguyen Van Manh (FHN.JITS)" w:date="2022-03-29T13:01:00Z">
                <w:pPr>
                  <w:spacing w:after="0" w:line="240" w:lineRule="auto"/>
                </w:pPr>
              </w:pPrChange>
            </w:pPr>
            <w:ins w:id="890" w:author="Nguyen Van Manh (FHN.JITS)" w:date="2022-03-29T12:52:00Z">
              <w:r>
                <w:t>1</w:t>
              </w:r>
            </w:ins>
            <w:ins w:id="891" w:author="Nguyen Van Manh (FHN.JITS)" w:date="2022-03-29T12:58:00Z">
              <w:r w:rsidR="00C47953">
                <w:t>4</w:t>
              </w:r>
            </w:ins>
          </w:p>
        </w:tc>
        <w:tc>
          <w:tcPr>
            <w:tcW w:w="2149" w:type="dxa"/>
            <w:tcPrChange w:id="892" w:author="Nguyen Van Manh (FHN.JITS)" w:date="2022-03-29T12:52:00Z">
              <w:tcPr>
                <w:tcW w:w="1717" w:type="dxa"/>
              </w:tcPr>
            </w:tcPrChange>
          </w:tcPr>
          <w:p w14:paraId="6BC1CB1C" w14:textId="5597C7F5" w:rsidR="00D9769D" w:rsidRPr="00111EB4" w:rsidRDefault="00D9769D">
            <w:pPr>
              <w:pStyle w:val="NoSpacing"/>
              <w:rPr>
                <w:ins w:id="893" w:author="Nguyen Van Manh (FHN.JITS)" w:date="2022-03-29T12:49:00Z"/>
              </w:rPr>
              <w:pPrChange w:id="894" w:author="Nguyen Van Manh (FHN.JITS)" w:date="2022-03-29T13:01:00Z">
                <w:pPr>
                  <w:spacing w:after="0" w:line="240" w:lineRule="auto"/>
                </w:pPr>
              </w:pPrChange>
            </w:pPr>
            <w:proofErr w:type="spellStart"/>
            <w:ins w:id="895" w:author="Nguyen Van Manh (FHN.JITS)" w:date="2022-03-29T12:50:00Z">
              <w:r>
                <w:t>PostVaccinate</w:t>
              </w:r>
            </w:ins>
            <w:proofErr w:type="spellEnd"/>
          </w:p>
        </w:tc>
        <w:tc>
          <w:tcPr>
            <w:tcW w:w="6650" w:type="dxa"/>
            <w:tcPrChange w:id="896" w:author="Nguyen Van Manh (FHN.JITS)" w:date="2022-03-29T12:52:00Z">
              <w:tcPr>
                <w:tcW w:w="7082" w:type="dxa"/>
              </w:tcPr>
            </w:tcPrChange>
          </w:tcPr>
          <w:p w14:paraId="0499D02F" w14:textId="4C5F9E85" w:rsidR="00D9769D" w:rsidRPr="0047022F" w:rsidRDefault="00BC4364">
            <w:pPr>
              <w:pStyle w:val="NoSpacing"/>
              <w:rPr>
                <w:ins w:id="897" w:author="Nguyen Van Manh (FHN.JITS)" w:date="2022-03-29T12:49:00Z"/>
                <w:rPrChange w:id="898" w:author="Nguyen Van Manh (FHN.JITS)" w:date="2022-03-29T13:01:00Z">
                  <w:rPr>
                    <w:ins w:id="899" w:author="Nguyen Van Manh (FHN.JITS)" w:date="2022-03-29T12:49:00Z"/>
                    <w:sz w:val="18"/>
                    <w:szCs w:val="18"/>
                  </w:rPr>
                </w:rPrChange>
              </w:rPr>
              <w:pPrChange w:id="900" w:author="Nguyen Van Manh (FHN.JITS)" w:date="2022-03-29T13:01:00Z">
                <w:pPr>
                  <w:spacing w:after="0" w:line="240" w:lineRule="auto"/>
                </w:pPr>
              </w:pPrChange>
            </w:pPr>
            <w:ins w:id="901" w:author="Nguyen Van Manh (FHN.JITS)" w:date="2022-03-29T12:59:00Z">
              <w:r w:rsidRPr="0047022F">
                <w:rPr>
                  <w:rPrChange w:id="902" w:author="Nguyen Van Manh (FHN.JITS)" w:date="2022-03-29T13:01:00Z">
                    <w:rPr>
                      <w:sz w:val="18"/>
                      <w:szCs w:val="18"/>
                    </w:rPr>
                  </w:rPrChange>
                </w:rPr>
                <w:t>Contain data of Post Vaccine</w:t>
              </w:r>
            </w:ins>
          </w:p>
        </w:tc>
      </w:tr>
      <w:tr w:rsidR="00BC4364" w14:paraId="1822E95D" w14:textId="77777777" w:rsidTr="004002F9">
        <w:trPr>
          <w:ins w:id="903" w:author="Nguyen Van Manh (FHN.JITS)" w:date="2022-03-29T12:49:00Z"/>
        </w:trPr>
        <w:tc>
          <w:tcPr>
            <w:tcW w:w="551" w:type="dxa"/>
            <w:tcPrChange w:id="904" w:author="Nguyen Van Manh (FHN.JITS)" w:date="2022-03-29T12:52:00Z">
              <w:tcPr>
                <w:tcW w:w="551" w:type="dxa"/>
              </w:tcPr>
            </w:tcPrChange>
          </w:tcPr>
          <w:p w14:paraId="536D2353" w14:textId="0267CFA4" w:rsidR="00BC4364" w:rsidRPr="00111EB4" w:rsidRDefault="00BC4364">
            <w:pPr>
              <w:pStyle w:val="NoSpacing"/>
              <w:rPr>
                <w:ins w:id="905" w:author="Nguyen Van Manh (FHN.JITS)" w:date="2022-03-29T12:49:00Z"/>
              </w:rPr>
              <w:pPrChange w:id="906" w:author="Nguyen Van Manh (FHN.JITS)" w:date="2022-03-29T13:01:00Z">
                <w:pPr>
                  <w:spacing w:after="0" w:line="240" w:lineRule="auto"/>
                </w:pPr>
              </w:pPrChange>
            </w:pPr>
            <w:ins w:id="907" w:author="Nguyen Van Manh (FHN.JITS)" w:date="2022-03-29T12:52:00Z">
              <w:r>
                <w:t>1</w:t>
              </w:r>
            </w:ins>
            <w:ins w:id="908" w:author="Nguyen Van Manh (FHN.JITS)" w:date="2022-03-29T12:58:00Z">
              <w:r>
                <w:t>5</w:t>
              </w:r>
            </w:ins>
          </w:p>
        </w:tc>
        <w:tc>
          <w:tcPr>
            <w:tcW w:w="2149" w:type="dxa"/>
            <w:tcPrChange w:id="909" w:author="Nguyen Van Manh (FHN.JITS)" w:date="2022-03-29T12:52:00Z">
              <w:tcPr>
                <w:tcW w:w="1717" w:type="dxa"/>
              </w:tcPr>
            </w:tcPrChange>
          </w:tcPr>
          <w:p w14:paraId="1CF11633" w14:textId="692EF123" w:rsidR="00BC4364" w:rsidRPr="00111EB4" w:rsidRDefault="00BC4364">
            <w:pPr>
              <w:pStyle w:val="NoSpacing"/>
              <w:rPr>
                <w:ins w:id="910" w:author="Nguyen Van Manh (FHN.JITS)" w:date="2022-03-29T12:49:00Z"/>
              </w:rPr>
              <w:pPrChange w:id="911" w:author="Nguyen Van Manh (FHN.JITS)" w:date="2022-03-29T13:01:00Z">
                <w:pPr>
                  <w:spacing w:after="0" w:line="240" w:lineRule="auto"/>
                </w:pPr>
              </w:pPrChange>
            </w:pPr>
            <w:proofErr w:type="spellStart"/>
            <w:ins w:id="912" w:author="Nguyen Van Manh (FHN.JITS)" w:date="2022-03-29T12:50:00Z">
              <w:r>
                <w:t>RequestVaccinate</w:t>
              </w:r>
            </w:ins>
            <w:proofErr w:type="spellEnd"/>
          </w:p>
        </w:tc>
        <w:tc>
          <w:tcPr>
            <w:tcW w:w="6650" w:type="dxa"/>
            <w:tcPrChange w:id="913" w:author="Nguyen Van Manh (FHN.JITS)" w:date="2022-03-29T12:52:00Z">
              <w:tcPr>
                <w:tcW w:w="7082" w:type="dxa"/>
              </w:tcPr>
            </w:tcPrChange>
          </w:tcPr>
          <w:p w14:paraId="67ED5D58" w14:textId="3F6542EF" w:rsidR="00BC4364" w:rsidRPr="0047022F" w:rsidRDefault="00BC4364">
            <w:pPr>
              <w:pStyle w:val="NoSpacing"/>
              <w:rPr>
                <w:ins w:id="914" w:author="Nguyen Van Manh (FHN.JITS)" w:date="2022-03-29T12:49:00Z"/>
                <w:rPrChange w:id="915" w:author="Nguyen Van Manh (FHN.JITS)" w:date="2022-03-29T13:01:00Z">
                  <w:rPr>
                    <w:ins w:id="916" w:author="Nguyen Van Manh (FHN.JITS)" w:date="2022-03-29T12:49:00Z"/>
                    <w:sz w:val="18"/>
                    <w:szCs w:val="18"/>
                  </w:rPr>
                </w:rPrChange>
              </w:rPr>
              <w:pPrChange w:id="917" w:author="Nguyen Van Manh (FHN.JITS)" w:date="2022-03-29T13:01:00Z">
                <w:pPr>
                  <w:spacing w:after="0" w:line="240" w:lineRule="auto"/>
                </w:pPr>
              </w:pPrChange>
            </w:pPr>
            <w:ins w:id="918" w:author="Nguyen Van Manh (FHN.JITS)" w:date="2022-03-29T12:59:00Z">
              <w:r w:rsidRPr="0047022F">
                <w:rPr>
                  <w:rPrChange w:id="919" w:author="Nguyen Van Manh (FHN.JITS)" w:date="2022-03-29T13:01:00Z">
                    <w:rPr>
                      <w:sz w:val="18"/>
                      <w:szCs w:val="18"/>
                    </w:rPr>
                  </w:rPrChange>
                </w:rPr>
                <w:t>Contain data of Request Vaccine</w:t>
              </w:r>
            </w:ins>
          </w:p>
        </w:tc>
      </w:tr>
      <w:tr w:rsidR="00BC4364" w14:paraId="6713FB71" w14:textId="77777777" w:rsidTr="004002F9">
        <w:trPr>
          <w:ins w:id="920" w:author="Nguyen Van Manh (FHN.JITS)" w:date="2022-03-29T12:49:00Z"/>
        </w:trPr>
        <w:tc>
          <w:tcPr>
            <w:tcW w:w="551" w:type="dxa"/>
            <w:tcPrChange w:id="921" w:author="Nguyen Van Manh (FHN.JITS)" w:date="2022-03-29T12:52:00Z">
              <w:tcPr>
                <w:tcW w:w="551" w:type="dxa"/>
              </w:tcPr>
            </w:tcPrChange>
          </w:tcPr>
          <w:p w14:paraId="4C10ECD6" w14:textId="7A7505DE" w:rsidR="00BC4364" w:rsidRPr="00111EB4" w:rsidRDefault="00BC4364">
            <w:pPr>
              <w:pStyle w:val="NoSpacing"/>
              <w:rPr>
                <w:ins w:id="922" w:author="Nguyen Van Manh (FHN.JITS)" w:date="2022-03-29T12:49:00Z"/>
              </w:rPr>
              <w:pPrChange w:id="923" w:author="Nguyen Van Manh (FHN.JITS)" w:date="2022-03-29T13:01:00Z">
                <w:pPr>
                  <w:spacing w:after="0" w:line="240" w:lineRule="auto"/>
                </w:pPr>
              </w:pPrChange>
            </w:pPr>
            <w:ins w:id="924" w:author="Nguyen Van Manh (FHN.JITS)" w:date="2022-03-29T12:52:00Z">
              <w:r>
                <w:t>1</w:t>
              </w:r>
            </w:ins>
            <w:ins w:id="925" w:author="Nguyen Van Manh (FHN.JITS)" w:date="2022-03-29T12:58:00Z">
              <w:r>
                <w:t>6</w:t>
              </w:r>
            </w:ins>
          </w:p>
        </w:tc>
        <w:tc>
          <w:tcPr>
            <w:tcW w:w="2149" w:type="dxa"/>
            <w:tcPrChange w:id="926" w:author="Nguyen Van Manh (FHN.JITS)" w:date="2022-03-29T12:52:00Z">
              <w:tcPr>
                <w:tcW w:w="1717" w:type="dxa"/>
              </w:tcPr>
            </w:tcPrChange>
          </w:tcPr>
          <w:p w14:paraId="405AAD5A" w14:textId="487297D5" w:rsidR="00BC4364" w:rsidRPr="00111EB4" w:rsidRDefault="00BC4364">
            <w:pPr>
              <w:pStyle w:val="NoSpacing"/>
              <w:rPr>
                <w:ins w:id="927" w:author="Nguyen Van Manh (FHN.JITS)" w:date="2022-03-29T12:49:00Z"/>
              </w:rPr>
              <w:pPrChange w:id="928" w:author="Nguyen Van Manh (FHN.JITS)" w:date="2022-03-29T13:01:00Z">
                <w:pPr>
                  <w:spacing w:after="0" w:line="240" w:lineRule="auto"/>
                </w:pPr>
              </w:pPrChange>
            </w:pPr>
            <w:proofErr w:type="spellStart"/>
            <w:ins w:id="929" w:author="Nguyen Van Manh (FHN.JITS)" w:date="2022-03-29T12:51:00Z">
              <w:r>
                <w:t>PostRequest</w:t>
              </w:r>
            </w:ins>
            <w:proofErr w:type="spellEnd"/>
          </w:p>
        </w:tc>
        <w:tc>
          <w:tcPr>
            <w:tcW w:w="6650" w:type="dxa"/>
            <w:tcPrChange w:id="930" w:author="Nguyen Van Manh (FHN.JITS)" w:date="2022-03-29T12:52:00Z">
              <w:tcPr>
                <w:tcW w:w="7082" w:type="dxa"/>
              </w:tcPr>
            </w:tcPrChange>
          </w:tcPr>
          <w:p w14:paraId="71B926D7" w14:textId="11108F99" w:rsidR="00BC4364" w:rsidRPr="0047022F" w:rsidRDefault="0010112B">
            <w:pPr>
              <w:pStyle w:val="NoSpacing"/>
              <w:rPr>
                <w:ins w:id="931" w:author="Nguyen Van Manh (FHN.JITS)" w:date="2022-03-29T12:49:00Z"/>
                <w:rPrChange w:id="932" w:author="Nguyen Van Manh (FHN.JITS)" w:date="2022-03-29T13:01:00Z">
                  <w:rPr>
                    <w:ins w:id="933" w:author="Nguyen Van Manh (FHN.JITS)" w:date="2022-03-29T12:49:00Z"/>
                    <w:sz w:val="18"/>
                    <w:szCs w:val="18"/>
                  </w:rPr>
                </w:rPrChange>
              </w:rPr>
              <w:pPrChange w:id="934" w:author="Nguyen Van Manh (FHN.JITS)" w:date="2022-03-29T13:01:00Z">
                <w:pPr>
                  <w:spacing w:after="0" w:line="240" w:lineRule="auto"/>
                </w:pPr>
              </w:pPrChange>
            </w:pPr>
            <w:ins w:id="935" w:author="Nguyen Van Manh (FHN.JITS)" w:date="2022-03-29T13:00:00Z">
              <w:r w:rsidRPr="0047022F">
                <w:rPr>
                  <w:rPrChange w:id="936" w:author="Nguyen Van Manh (FHN.JITS)" w:date="2022-03-29T13:01:00Z">
                    <w:rPr>
                      <w:sz w:val="18"/>
                      <w:szCs w:val="18"/>
                    </w:rPr>
                  </w:rPrChange>
                </w:rPr>
                <w:t>Connecting request and post</w:t>
              </w:r>
            </w:ins>
          </w:p>
        </w:tc>
      </w:tr>
      <w:tr w:rsidR="00BC4364" w14:paraId="3D528137" w14:textId="77777777" w:rsidTr="004002F9">
        <w:trPr>
          <w:ins w:id="937" w:author="Nguyen Van Manh (FHN.JITS)" w:date="2022-03-29T12:49:00Z"/>
        </w:trPr>
        <w:tc>
          <w:tcPr>
            <w:tcW w:w="551" w:type="dxa"/>
            <w:tcPrChange w:id="938" w:author="Nguyen Van Manh (FHN.JITS)" w:date="2022-03-29T12:52:00Z">
              <w:tcPr>
                <w:tcW w:w="551" w:type="dxa"/>
              </w:tcPr>
            </w:tcPrChange>
          </w:tcPr>
          <w:p w14:paraId="7515E218" w14:textId="1C337A23" w:rsidR="00BC4364" w:rsidRPr="00111EB4" w:rsidRDefault="00BC4364">
            <w:pPr>
              <w:pStyle w:val="NoSpacing"/>
              <w:rPr>
                <w:ins w:id="939" w:author="Nguyen Van Manh (FHN.JITS)" w:date="2022-03-29T12:49:00Z"/>
              </w:rPr>
              <w:pPrChange w:id="940" w:author="Nguyen Van Manh (FHN.JITS)" w:date="2022-03-29T13:01:00Z">
                <w:pPr>
                  <w:spacing w:after="0" w:line="240" w:lineRule="auto"/>
                </w:pPr>
              </w:pPrChange>
            </w:pPr>
            <w:ins w:id="941" w:author="Nguyen Van Manh (FHN.JITS)" w:date="2022-03-29T12:58:00Z">
              <w:r>
                <w:t>17</w:t>
              </w:r>
            </w:ins>
          </w:p>
        </w:tc>
        <w:tc>
          <w:tcPr>
            <w:tcW w:w="2149" w:type="dxa"/>
            <w:tcPrChange w:id="942" w:author="Nguyen Van Manh (FHN.JITS)" w:date="2022-03-29T12:52:00Z">
              <w:tcPr>
                <w:tcW w:w="1717" w:type="dxa"/>
              </w:tcPr>
            </w:tcPrChange>
          </w:tcPr>
          <w:p w14:paraId="638F9972" w14:textId="6B303BDF" w:rsidR="00BC4364" w:rsidRPr="00111EB4" w:rsidRDefault="00BC4364">
            <w:pPr>
              <w:pStyle w:val="NoSpacing"/>
              <w:rPr>
                <w:ins w:id="943" w:author="Nguyen Van Manh (FHN.JITS)" w:date="2022-03-29T12:49:00Z"/>
              </w:rPr>
              <w:pPrChange w:id="944" w:author="Nguyen Van Manh (FHN.JITS)" w:date="2022-03-29T13:01:00Z">
                <w:pPr>
                  <w:spacing w:after="0" w:line="240" w:lineRule="auto"/>
                </w:pPr>
              </w:pPrChange>
            </w:pPr>
            <w:ins w:id="945" w:author="Nguyen Van Manh (FHN.JITS)" w:date="2022-03-29T12:51:00Z">
              <w:r>
                <w:t>Districts</w:t>
              </w:r>
            </w:ins>
          </w:p>
        </w:tc>
        <w:tc>
          <w:tcPr>
            <w:tcW w:w="6650" w:type="dxa"/>
            <w:tcPrChange w:id="946" w:author="Nguyen Van Manh (FHN.JITS)" w:date="2022-03-29T12:52:00Z">
              <w:tcPr>
                <w:tcW w:w="7082" w:type="dxa"/>
              </w:tcPr>
            </w:tcPrChange>
          </w:tcPr>
          <w:p w14:paraId="16FE8574" w14:textId="5BDBD002" w:rsidR="00BC4364" w:rsidRPr="0047022F" w:rsidRDefault="0010112B">
            <w:pPr>
              <w:pStyle w:val="NoSpacing"/>
              <w:rPr>
                <w:ins w:id="947" w:author="Nguyen Van Manh (FHN.JITS)" w:date="2022-03-29T12:49:00Z"/>
                <w:rPrChange w:id="948" w:author="Nguyen Van Manh (FHN.JITS)" w:date="2022-03-29T13:01:00Z">
                  <w:rPr>
                    <w:ins w:id="949" w:author="Nguyen Van Manh (FHN.JITS)" w:date="2022-03-29T12:49:00Z"/>
                    <w:sz w:val="18"/>
                    <w:szCs w:val="18"/>
                  </w:rPr>
                </w:rPrChange>
              </w:rPr>
              <w:pPrChange w:id="950" w:author="Nguyen Van Manh (FHN.JITS)" w:date="2022-03-29T13:01:00Z">
                <w:pPr>
                  <w:spacing w:after="0" w:line="240" w:lineRule="auto"/>
                </w:pPr>
              </w:pPrChange>
            </w:pPr>
            <w:ins w:id="951" w:author="Nguyen Van Manh (FHN.JITS)" w:date="2022-03-29T13:00:00Z">
              <w:r w:rsidRPr="0047022F">
                <w:rPr>
                  <w:rPrChange w:id="952" w:author="Nguyen Van Manh (FHN.JITS)" w:date="2022-03-29T13:01:00Z">
                    <w:rPr>
                      <w:sz w:val="18"/>
                      <w:szCs w:val="18"/>
                    </w:rPr>
                  </w:rPrChange>
                </w:rPr>
                <w:t xml:space="preserve">Contain data of all name districts in </w:t>
              </w:r>
              <w:proofErr w:type="spellStart"/>
              <w:r w:rsidRPr="0047022F">
                <w:rPr>
                  <w:rPrChange w:id="953" w:author="Nguyen Van Manh (FHN.JITS)" w:date="2022-03-29T13:01:00Z">
                    <w:rPr>
                      <w:sz w:val="18"/>
                      <w:szCs w:val="18"/>
                    </w:rPr>
                  </w:rPrChange>
                </w:rPr>
                <w:t>VietNam</w:t>
              </w:r>
            </w:ins>
            <w:proofErr w:type="spellEnd"/>
          </w:p>
        </w:tc>
      </w:tr>
      <w:tr w:rsidR="0010112B" w14:paraId="5FA9D9B8" w14:textId="77777777" w:rsidTr="004002F9">
        <w:trPr>
          <w:ins w:id="954" w:author="Nguyen Van Manh (FHN.JITS)" w:date="2022-03-29T12:49:00Z"/>
        </w:trPr>
        <w:tc>
          <w:tcPr>
            <w:tcW w:w="551" w:type="dxa"/>
            <w:tcPrChange w:id="955" w:author="Nguyen Van Manh (FHN.JITS)" w:date="2022-03-29T12:52:00Z">
              <w:tcPr>
                <w:tcW w:w="551" w:type="dxa"/>
              </w:tcPr>
            </w:tcPrChange>
          </w:tcPr>
          <w:p w14:paraId="7BAE4FAE" w14:textId="67AB2F53" w:rsidR="0010112B" w:rsidRPr="00111EB4" w:rsidRDefault="0010112B">
            <w:pPr>
              <w:pStyle w:val="NoSpacing"/>
              <w:rPr>
                <w:ins w:id="956" w:author="Nguyen Van Manh (FHN.JITS)" w:date="2022-03-29T12:49:00Z"/>
              </w:rPr>
              <w:pPrChange w:id="957" w:author="Nguyen Van Manh (FHN.JITS)" w:date="2022-03-29T13:01:00Z">
                <w:pPr>
                  <w:spacing w:after="0" w:line="240" w:lineRule="auto"/>
                </w:pPr>
              </w:pPrChange>
            </w:pPr>
            <w:ins w:id="958" w:author="Nguyen Van Manh (FHN.JITS)" w:date="2022-03-29T12:58:00Z">
              <w:r>
                <w:t>18</w:t>
              </w:r>
            </w:ins>
          </w:p>
        </w:tc>
        <w:tc>
          <w:tcPr>
            <w:tcW w:w="2149" w:type="dxa"/>
            <w:tcPrChange w:id="959" w:author="Nguyen Van Manh (FHN.JITS)" w:date="2022-03-29T12:52:00Z">
              <w:tcPr>
                <w:tcW w:w="1717" w:type="dxa"/>
              </w:tcPr>
            </w:tcPrChange>
          </w:tcPr>
          <w:p w14:paraId="6933C536" w14:textId="11CD9C6C" w:rsidR="0010112B" w:rsidRPr="00111EB4" w:rsidRDefault="0010112B">
            <w:pPr>
              <w:pStyle w:val="NoSpacing"/>
              <w:rPr>
                <w:ins w:id="960" w:author="Nguyen Van Manh (FHN.JITS)" w:date="2022-03-29T12:49:00Z"/>
              </w:rPr>
              <w:pPrChange w:id="961" w:author="Nguyen Van Manh (FHN.JITS)" w:date="2022-03-29T13:01:00Z">
                <w:pPr>
                  <w:spacing w:after="0" w:line="240" w:lineRule="auto"/>
                </w:pPr>
              </w:pPrChange>
            </w:pPr>
            <w:ins w:id="962" w:author="Nguyen Van Manh (FHN.JITS)" w:date="2022-03-29T12:51:00Z">
              <w:r>
                <w:t>Cities</w:t>
              </w:r>
            </w:ins>
          </w:p>
        </w:tc>
        <w:tc>
          <w:tcPr>
            <w:tcW w:w="6650" w:type="dxa"/>
            <w:tcPrChange w:id="963" w:author="Nguyen Van Manh (FHN.JITS)" w:date="2022-03-29T12:52:00Z">
              <w:tcPr>
                <w:tcW w:w="7082" w:type="dxa"/>
              </w:tcPr>
            </w:tcPrChange>
          </w:tcPr>
          <w:p w14:paraId="0221A454" w14:textId="0D6C8E73" w:rsidR="0010112B" w:rsidRPr="0047022F" w:rsidRDefault="0010112B">
            <w:pPr>
              <w:pStyle w:val="NoSpacing"/>
              <w:rPr>
                <w:ins w:id="964" w:author="Nguyen Van Manh (FHN.JITS)" w:date="2022-03-29T12:49:00Z"/>
                <w:rPrChange w:id="965" w:author="Nguyen Van Manh (FHN.JITS)" w:date="2022-03-29T13:01:00Z">
                  <w:rPr>
                    <w:ins w:id="966" w:author="Nguyen Van Manh (FHN.JITS)" w:date="2022-03-29T12:49:00Z"/>
                    <w:sz w:val="18"/>
                    <w:szCs w:val="18"/>
                  </w:rPr>
                </w:rPrChange>
              </w:rPr>
              <w:pPrChange w:id="967" w:author="Nguyen Van Manh (FHN.JITS)" w:date="2022-03-29T13:01:00Z">
                <w:pPr>
                  <w:spacing w:after="0" w:line="240" w:lineRule="auto"/>
                </w:pPr>
              </w:pPrChange>
            </w:pPr>
            <w:ins w:id="968" w:author="Nguyen Van Manh (FHN.JITS)" w:date="2022-03-29T13:00:00Z">
              <w:r w:rsidRPr="0047022F">
                <w:rPr>
                  <w:rPrChange w:id="969" w:author="Nguyen Van Manh (FHN.JITS)" w:date="2022-03-29T13:01:00Z">
                    <w:rPr>
                      <w:sz w:val="18"/>
                      <w:szCs w:val="18"/>
                    </w:rPr>
                  </w:rPrChange>
                </w:rPr>
                <w:t xml:space="preserve">Contain data of all name cities in </w:t>
              </w:r>
              <w:proofErr w:type="spellStart"/>
              <w:r w:rsidRPr="0047022F">
                <w:rPr>
                  <w:rPrChange w:id="970" w:author="Nguyen Van Manh (FHN.JITS)" w:date="2022-03-29T13:01:00Z">
                    <w:rPr>
                      <w:sz w:val="18"/>
                      <w:szCs w:val="18"/>
                    </w:rPr>
                  </w:rPrChange>
                </w:rPr>
                <w:t>VietNam</w:t>
              </w:r>
            </w:ins>
            <w:proofErr w:type="spellEnd"/>
          </w:p>
        </w:tc>
      </w:tr>
      <w:tr w:rsidR="0010112B" w14:paraId="678580E6" w14:textId="77777777" w:rsidTr="004002F9">
        <w:trPr>
          <w:ins w:id="971" w:author="Nguyen Van Manh (FHN.JITS)" w:date="2022-03-29T12:49:00Z"/>
        </w:trPr>
        <w:tc>
          <w:tcPr>
            <w:tcW w:w="551" w:type="dxa"/>
            <w:tcPrChange w:id="972" w:author="Nguyen Van Manh (FHN.JITS)" w:date="2022-03-29T12:52:00Z">
              <w:tcPr>
                <w:tcW w:w="551" w:type="dxa"/>
              </w:tcPr>
            </w:tcPrChange>
          </w:tcPr>
          <w:p w14:paraId="65B4C577" w14:textId="07ED001E" w:rsidR="0010112B" w:rsidRPr="00111EB4" w:rsidRDefault="0010112B">
            <w:pPr>
              <w:pStyle w:val="NoSpacing"/>
              <w:rPr>
                <w:ins w:id="973" w:author="Nguyen Van Manh (FHN.JITS)" w:date="2022-03-29T12:49:00Z"/>
              </w:rPr>
              <w:pPrChange w:id="974" w:author="Nguyen Van Manh (FHN.JITS)" w:date="2022-03-29T13:01:00Z">
                <w:pPr>
                  <w:spacing w:after="0" w:line="240" w:lineRule="auto"/>
                </w:pPr>
              </w:pPrChange>
            </w:pPr>
            <w:ins w:id="975" w:author="Nguyen Van Manh (FHN.JITS)" w:date="2022-03-29T12:58:00Z">
              <w:r>
                <w:t>19</w:t>
              </w:r>
            </w:ins>
          </w:p>
        </w:tc>
        <w:tc>
          <w:tcPr>
            <w:tcW w:w="2149" w:type="dxa"/>
            <w:tcPrChange w:id="976" w:author="Nguyen Van Manh (FHN.JITS)" w:date="2022-03-29T12:52:00Z">
              <w:tcPr>
                <w:tcW w:w="1717" w:type="dxa"/>
              </w:tcPr>
            </w:tcPrChange>
          </w:tcPr>
          <w:p w14:paraId="630849BC" w14:textId="14DD7F6B" w:rsidR="0010112B" w:rsidRPr="00111EB4" w:rsidRDefault="0010112B">
            <w:pPr>
              <w:pStyle w:val="NoSpacing"/>
              <w:rPr>
                <w:ins w:id="977" w:author="Nguyen Van Manh (FHN.JITS)" w:date="2022-03-29T12:49:00Z"/>
              </w:rPr>
              <w:pPrChange w:id="978" w:author="Nguyen Van Manh (FHN.JITS)" w:date="2022-03-29T13:01:00Z">
                <w:pPr>
                  <w:spacing w:after="0" w:line="240" w:lineRule="auto"/>
                </w:pPr>
              </w:pPrChange>
            </w:pPr>
            <w:ins w:id="979" w:author="Nguyen Van Manh (FHN.JITS)" w:date="2022-03-29T12:51:00Z">
              <w:r>
                <w:t>Wards</w:t>
              </w:r>
            </w:ins>
          </w:p>
        </w:tc>
        <w:tc>
          <w:tcPr>
            <w:tcW w:w="6650" w:type="dxa"/>
            <w:tcPrChange w:id="980" w:author="Nguyen Van Manh (FHN.JITS)" w:date="2022-03-29T12:52:00Z">
              <w:tcPr>
                <w:tcW w:w="7082" w:type="dxa"/>
              </w:tcPr>
            </w:tcPrChange>
          </w:tcPr>
          <w:p w14:paraId="50019387" w14:textId="575E2AD8" w:rsidR="0010112B" w:rsidRPr="0047022F" w:rsidRDefault="0010112B">
            <w:pPr>
              <w:pStyle w:val="NoSpacing"/>
              <w:rPr>
                <w:ins w:id="981" w:author="Nguyen Van Manh (FHN.JITS)" w:date="2022-03-29T12:49:00Z"/>
                <w:rPrChange w:id="982" w:author="Nguyen Van Manh (FHN.JITS)" w:date="2022-03-29T13:01:00Z">
                  <w:rPr>
                    <w:ins w:id="983" w:author="Nguyen Van Manh (FHN.JITS)" w:date="2022-03-29T12:49:00Z"/>
                    <w:sz w:val="18"/>
                    <w:szCs w:val="18"/>
                  </w:rPr>
                </w:rPrChange>
              </w:rPr>
              <w:pPrChange w:id="984" w:author="Nguyen Van Manh (FHN.JITS)" w:date="2022-03-29T13:01:00Z">
                <w:pPr>
                  <w:spacing w:after="0" w:line="240" w:lineRule="auto"/>
                </w:pPr>
              </w:pPrChange>
            </w:pPr>
            <w:ins w:id="985" w:author="Nguyen Van Manh (FHN.JITS)" w:date="2022-03-29T13:00:00Z">
              <w:r w:rsidRPr="0047022F">
                <w:rPr>
                  <w:rPrChange w:id="986" w:author="Nguyen Van Manh (FHN.JITS)" w:date="2022-03-29T13:01:00Z">
                    <w:rPr>
                      <w:sz w:val="18"/>
                      <w:szCs w:val="18"/>
                    </w:rPr>
                  </w:rPrChange>
                </w:rPr>
                <w:t xml:space="preserve">Contain data of all name wards in </w:t>
              </w:r>
              <w:proofErr w:type="spellStart"/>
              <w:r w:rsidRPr="0047022F">
                <w:rPr>
                  <w:rPrChange w:id="987" w:author="Nguyen Van Manh (FHN.JITS)" w:date="2022-03-29T13:01:00Z">
                    <w:rPr>
                      <w:sz w:val="18"/>
                      <w:szCs w:val="18"/>
                    </w:rPr>
                  </w:rPrChange>
                </w:rPr>
                <w:t>VietNam</w:t>
              </w:r>
            </w:ins>
            <w:proofErr w:type="spellEnd"/>
          </w:p>
        </w:tc>
      </w:tr>
      <w:tr w:rsidR="0010112B" w14:paraId="513856CB" w14:textId="77777777" w:rsidTr="004002F9">
        <w:trPr>
          <w:ins w:id="988" w:author="Nguyen Van Manh (FHN.JITS)" w:date="2022-03-29T12:49:00Z"/>
        </w:trPr>
        <w:tc>
          <w:tcPr>
            <w:tcW w:w="551" w:type="dxa"/>
            <w:tcPrChange w:id="989" w:author="Nguyen Van Manh (FHN.JITS)" w:date="2022-03-29T12:52:00Z">
              <w:tcPr>
                <w:tcW w:w="551" w:type="dxa"/>
              </w:tcPr>
            </w:tcPrChange>
          </w:tcPr>
          <w:p w14:paraId="327EBDEE" w14:textId="0BE01630" w:rsidR="0010112B" w:rsidRPr="00111EB4" w:rsidRDefault="0010112B">
            <w:pPr>
              <w:pStyle w:val="NoSpacing"/>
              <w:rPr>
                <w:ins w:id="990" w:author="Nguyen Van Manh (FHN.JITS)" w:date="2022-03-29T12:49:00Z"/>
              </w:rPr>
              <w:pPrChange w:id="991" w:author="Nguyen Van Manh (FHN.JITS)" w:date="2022-03-29T13:01:00Z">
                <w:pPr>
                  <w:spacing w:after="0" w:line="240" w:lineRule="auto"/>
                </w:pPr>
              </w:pPrChange>
            </w:pPr>
            <w:ins w:id="992" w:author="Nguyen Van Manh (FHN.JITS)" w:date="2022-03-29T12:58:00Z">
              <w:r>
                <w:t>20</w:t>
              </w:r>
            </w:ins>
          </w:p>
        </w:tc>
        <w:tc>
          <w:tcPr>
            <w:tcW w:w="2149" w:type="dxa"/>
            <w:tcPrChange w:id="993" w:author="Nguyen Van Manh (FHN.JITS)" w:date="2022-03-29T12:52:00Z">
              <w:tcPr>
                <w:tcW w:w="1717" w:type="dxa"/>
              </w:tcPr>
            </w:tcPrChange>
          </w:tcPr>
          <w:p w14:paraId="43491FF6" w14:textId="370C5A31" w:rsidR="0010112B" w:rsidRPr="00111EB4" w:rsidRDefault="0010112B">
            <w:pPr>
              <w:pStyle w:val="NoSpacing"/>
              <w:rPr>
                <w:ins w:id="994" w:author="Nguyen Van Manh (FHN.JITS)" w:date="2022-03-29T12:49:00Z"/>
              </w:rPr>
              <w:pPrChange w:id="995" w:author="Nguyen Van Manh (FHN.JITS)" w:date="2022-03-29T13:01:00Z">
                <w:pPr>
                  <w:spacing w:after="0" w:line="240" w:lineRule="auto"/>
                </w:pPr>
              </w:pPrChange>
            </w:pPr>
            <w:ins w:id="996" w:author="Nguyen Van Manh (FHN.JITS)" w:date="2022-03-29T12:51:00Z">
              <w:r>
                <w:t>Message</w:t>
              </w:r>
            </w:ins>
          </w:p>
        </w:tc>
        <w:tc>
          <w:tcPr>
            <w:tcW w:w="6650" w:type="dxa"/>
            <w:tcPrChange w:id="997" w:author="Nguyen Van Manh (FHN.JITS)" w:date="2022-03-29T12:52:00Z">
              <w:tcPr>
                <w:tcW w:w="7082" w:type="dxa"/>
              </w:tcPr>
            </w:tcPrChange>
          </w:tcPr>
          <w:p w14:paraId="675C0BAA" w14:textId="5DA00BEF" w:rsidR="0010112B" w:rsidRPr="0047022F" w:rsidRDefault="0010112B">
            <w:pPr>
              <w:pStyle w:val="NoSpacing"/>
              <w:rPr>
                <w:ins w:id="998" w:author="Nguyen Van Manh (FHN.JITS)" w:date="2022-03-29T12:49:00Z"/>
                <w:rPrChange w:id="999" w:author="Nguyen Van Manh (FHN.JITS)" w:date="2022-03-29T13:01:00Z">
                  <w:rPr>
                    <w:ins w:id="1000" w:author="Nguyen Van Manh (FHN.JITS)" w:date="2022-03-29T12:49:00Z"/>
                    <w:sz w:val="18"/>
                    <w:szCs w:val="18"/>
                  </w:rPr>
                </w:rPrChange>
              </w:rPr>
              <w:pPrChange w:id="1001" w:author="Nguyen Van Manh (FHN.JITS)" w:date="2022-03-29T13:01:00Z">
                <w:pPr>
                  <w:spacing w:after="0" w:line="240" w:lineRule="auto"/>
                </w:pPr>
              </w:pPrChange>
            </w:pPr>
            <w:ins w:id="1002" w:author="Nguyen Van Manh (FHN.JITS)" w:date="2022-03-29T13:00:00Z">
              <w:r w:rsidRPr="0047022F">
                <w:rPr>
                  <w:rPrChange w:id="1003" w:author="Nguyen Van Manh (FHN.JITS)" w:date="2022-03-29T13:01:00Z">
                    <w:rPr>
                      <w:sz w:val="18"/>
                      <w:szCs w:val="18"/>
                    </w:rPr>
                  </w:rPrChange>
                </w:rPr>
                <w:t xml:space="preserve">Contain data </w:t>
              </w:r>
              <w:proofErr w:type="spellStart"/>
              <w:r w:rsidRPr="0047022F">
                <w:rPr>
                  <w:rPrChange w:id="1004" w:author="Nguyen Van Manh (FHN.JITS)" w:date="2022-03-29T13:01:00Z">
                    <w:rPr>
                      <w:sz w:val="18"/>
                      <w:szCs w:val="18"/>
                    </w:rPr>
                  </w:rPrChange>
                </w:rPr>
                <w:t>messsage</w:t>
              </w:r>
            </w:ins>
            <w:proofErr w:type="spellEnd"/>
          </w:p>
        </w:tc>
      </w:tr>
      <w:tr w:rsidR="0010112B" w14:paraId="27E72639" w14:textId="77777777" w:rsidTr="004002F9">
        <w:trPr>
          <w:ins w:id="1005" w:author="Nguyen Van Manh (FHN.JITS)" w:date="2022-03-29T12:49:00Z"/>
        </w:trPr>
        <w:tc>
          <w:tcPr>
            <w:tcW w:w="551" w:type="dxa"/>
            <w:tcPrChange w:id="1006" w:author="Nguyen Van Manh (FHN.JITS)" w:date="2022-03-29T12:52:00Z">
              <w:tcPr>
                <w:tcW w:w="551" w:type="dxa"/>
              </w:tcPr>
            </w:tcPrChange>
          </w:tcPr>
          <w:p w14:paraId="035D4939" w14:textId="146DC5CB" w:rsidR="0010112B" w:rsidRPr="00111EB4" w:rsidRDefault="0010112B">
            <w:pPr>
              <w:pStyle w:val="NoSpacing"/>
              <w:rPr>
                <w:ins w:id="1007" w:author="Nguyen Van Manh (FHN.JITS)" w:date="2022-03-29T12:49:00Z"/>
              </w:rPr>
              <w:pPrChange w:id="1008" w:author="Nguyen Van Manh (FHN.JITS)" w:date="2022-03-29T13:01:00Z">
                <w:pPr>
                  <w:spacing w:after="0" w:line="240" w:lineRule="auto"/>
                </w:pPr>
              </w:pPrChange>
            </w:pPr>
            <w:ins w:id="1009" w:author="Nguyen Van Manh (FHN.JITS)" w:date="2022-03-29T12:58:00Z">
              <w:r>
                <w:t>21</w:t>
              </w:r>
            </w:ins>
          </w:p>
        </w:tc>
        <w:tc>
          <w:tcPr>
            <w:tcW w:w="2149" w:type="dxa"/>
            <w:tcPrChange w:id="1010" w:author="Nguyen Van Manh (FHN.JITS)" w:date="2022-03-29T12:52:00Z">
              <w:tcPr>
                <w:tcW w:w="1717" w:type="dxa"/>
              </w:tcPr>
            </w:tcPrChange>
          </w:tcPr>
          <w:p w14:paraId="2CCEB52C" w14:textId="43F3640F" w:rsidR="0010112B" w:rsidRPr="00111EB4" w:rsidRDefault="0010112B">
            <w:pPr>
              <w:pStyle w:val="NoSpacing"/>
              <w:rPr>
                <w:ins w:id="1011" w:author="Nguyen Van Manh (FHN.JITS)" w:date="2022-03-29T12:49:00Z"/>
              </w:rPr>
              <w:pPrChange w:id="1012" w:author="Nguyen Van Manh (FHN.JITS)" w:date="2022-03-29T13:01:00Z">
                <w:pPr>
                  <w:spacing w:after="0" w:line="240" w:lineRule="auto"/>
                </w:pPr>
              </w:pPrChange>
            </w:pPr>
            <w:proofErr w:type="spellStart"/>
            <w:ins w:id="1013" w:author="Nguyen Van Manh (FHN.JITS)" w:date="2022-03-29T12:52:00Z">
              <w:r>
                <w:t>AgeType</w:t>
              </w:r>
            </w:ins>
            <w:proofErr w:type="spellEnd"/>
          </w:p>
        </w:tc>
        <w:tc>
          <w:tcPr>
            <w:tcW w:w="6650" w:type="dxa"/>
            <w:tcPrChange w:id="1014" w:author="Nguyen Van Manh (FHN.JITS)" w:date="2022-03-29T12:52:00Z">
              <w:tcPr>
                <w:tcW w:w="7082" w:type="dxa"/>
              </w:tcPr>
            </w:tcPrChange>
          </w:tcPr>
          <w:p w14:paraId="11092BEF" w14:textId="79F45183" w:rsidR="0010112B" w:rsidRPr="0047022F" w:rsidRDefault="0010112B">
            <w:pPr>
              <w:pStyle w:val="NoSpacing"/>
              <w:rPr>
                <w:ins w:id="1015" w:author="Nguyen Van Manh (FHN.JITS)" w:date="2022-03-29T12:49:00Z"/>
                <w:rPrChange w:id="1016" w:author="Nguyen Van Manh (FHN.JITS)" w:date="2022-03-29T13:01:00Z">
                  <w:rPr>
                    <w:ins w:id="1017" w:author="Nguyen Van Manh (FHN.JITS)" w:date="2022-03-29T12:49:00Z"/>
                    <w:sz w:val="18"/>
                    <w:szCs w:val="18"/>
                  </w:rPr>
                </w:rPrChange>
              </w:rPr>
              <w:pPrChange w:id="1018" w:author="Nguyen Van Manh (FHN.JITS)" w:date="2022-03-29T13:01:00Z">
                <w:pPr>
                  <w:spacing w:after="0" w:line="240" w:lineRule="auto"/>
                </w:pPr>
              </w:pPrChange>
            </w:pPr>
            <w:ins w:id="1019" w:author="Nguyen Van Manh (FHN.JITS)" w:date="2022-03-29T13:00:00Z">
              <w:r w:rsidRPr="0047022F">
                <w:rPr>
                  <w:rPrChange w:id="1020" w:author="Nguyen Van Manh (FHN.JITS)" w:date="2022-03-29T13:01:00Z">
                    <w:rPr>
                      <w:sz w:val="18"/>
                      <w:szCs w:val="18"/>
                    </w:rPr>
                  </w:rPrChange>
                </w:rPr>
                <w:t xml:space="preserve">Contain data </w:t>
              </w:r>
            </w:ins>
            <w:ins w:id="1021" w:author="Nguyen Van Manh (FHN.JITS)" w:date="2022-03-29T13:01:00Z">
              <w:r w:rsidRPr="0047022F">
                <w:rPr>
                  <w:rPrChange w:id="1022" w:author="Nguyen Van Manh (FHN.JITS)" w:date="2022-03-29T13:01:00Z">
                    <w:rPr>
                      <w:sz w:val="18"/>
                      <w:szCs w:val="18"/>
                    </w:rPr>
                  </w:rPrChange>
                </w:rPr>
                <w:t>type age</w:t>
              </w:r>
            </w:ins>
          </w:p>
        </w:tc>
      </w:tr>
    </w:tbl>
    <w:p w14:paraId="036A5A96" w14:textId="398FE32D" w:rsidR="004520AB" w:rsidRDefault="006146C4">
      <w:pPr>
        <w:pStyle w:val="Heading2"/>
        <w:pPrChange w:id="1023" w:author="Nguyen Van Manh (FHN.JITS)" w:date="2022-03-29T12:46:00Z">
          <w:pPr/>
        </w:pPrChange>
      </w:pPr>
      <w:bookmarkStart w:id="1024" w:name="_Toc99453283"/>
      <w:r>
        <w:lastRenderedPageBreak/>
        <w:t xml:space="preserve">3: </w:t>
      </w:r>
      <w:r w:rsidR="00FB2979">
        <w:t>ERD</w:t>
      </w:r>
      <w:r w:rsidR="004520AB">
        <w:t>:</w:t>
      </w:r>
      <w:bookmarkEnd w:id="1024"/>
    </w:p>
    <w:p w14:paraId="600B133B" w14:textId="5C536F30" w:rsidR="00FB2979" w:rsidRPr="00FB2979" w:rsidRDefault="00692021" w:rsidP="00FB2979">
      <w:r>
        <w:tab/>
      </w:r>
      <w:r w:rsidR="00111CA6">
        <w:rPr>
          <w:noProof/>
        </w:rPr>
        <w:drawing>
          <wp:inline distT="0" distB="0" distL="0" distR="0" wp14:anchorId="4429CA10" wp14:editId="637115EE">
            <wp:extent cx="6327648" cy="5626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936" cy="5631438"/>
                    </a:xfrm>
                    <a:prstGeom prst="rect">
                      <a:avLst/>
                    </a:prstGeom>
                    <a:noFill/>
                    <a:ln>
                      <a:noFill/>
                    </a:ln>
                  </pic:spPr>
                </pic:pic>
              </a:graphicData>
            </a:graphic>
          </wp:inline>
        </w:drawing>
      </w:r>
    </w:p>
    <w:p w14:paraId="3981D8FB" w14:textId="23D80630" w:rsidR="005C459A" w:rsidRPr="0068565A" w:rsidRDefault="00692021" w:rsidP="00692021">
      <w:pPr>
        <w:jc w:val="center"/>
      </w:pPr>
      <w:proofErr w:type="spellStart"/>
      <w:proofErr w:type="gramStart"/>
      <w:r w:rsidRPr="006146C4">
        <w:rPr>
          <w:i/>
          <w:sz w:val="18"/>
          <w:szCs w:val="18"/>
        </w:rPr>
        <w:t>Img:Database</w:t>
      </w:r>
      <w:proofErr w:type="spellEnd"/>
      <w:proofErr w:type="gramEnd"/>
      <w:r w:rsidRPr="006146C4">
        <w:rPr>
          <w:i/>
          <w:sz w:val="18"/>
          <w:szCs w:val="18"/>
        </w:rPr>
        <w:t xml:space="preserve"> Diagram.</w:t>
      </w:r>
    </w:p>
    <w:sectPr w:rsidR="005C459A" w:rsidRPr="0068565A" w:rsidSect="004628BE">
      <w:pgSz w:w="12240" w:h="15840"/>
      <w:pgMar w:top="1174" w:right="1440" w:bottom="116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4244"/>
    <w:multiLevelType w:val="hybridMultilevel"/>
    <w:tmpl w:val="B8A065B6"/>
    <w:lvl w:ilvl="0" w:tplc="AE2EC1F0">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C24001"/>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8014116"/>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B8A6A1E"/>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E1E460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A71AF"/>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9516F9C"/>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FC87D5F"/>
    <w:multiLevelType w:val="hybridMultilevel"/>
    <w:tmpl w:val="EE8279F2"/>
    <w:lvl w:ilvl="0" w:tplc="042A000F">
      <w:start w:val="1"/>
      <w:numFmt w:val="decimal"/>
      <w:lvlText w:val="%1."/>
      <w:lvlJc w:val="left"/>
      <w:pPr>
        <w:ind w:left="45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2210A57"/>
    <w:multiLevelType w:val="hybridMultilevel"/>
    <w:tmpl w:val="4EDCE0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3BE783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4BE244D"/>
    <w:multiLevelType w:val="hybridMultilevel"/>
    <w:tmpl w:val="B63CB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93EA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3E7670E9"/>
    <w:multiLevelType w:val="hybridMultilevel"/>
    <w:tmpl w:val="B63CB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D338A"/>
    <w:multiLevelType w:val="hybridMultilevel"/>
    <w:tmpl w:val="4EDCE0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2779DD"/>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503E74"/>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53F77C11"/>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B4C353C"/>
    <w:multiLevelType w:val="hybridMultilevel"/>
    <w:tmpl w:val="0D7C9B5A"/>
    <w:lvl w:ilvl="0" w:tplc="D12E5C94">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AEF103C"/>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7596481A"/>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78E7198F"/>
    <w:multiLevelType w:val="hybridMultilevel"/>
    <w:tmpl w:val="BF12AFDE"/>
    <w:lvl w:ilvl="0" w:tplc="042A0019">
      <w:start w:val="2"/>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1"/>
  </w:num>
  <w:num w:numId="3">
    <w:abstractNumId w:val="16"/>
  </w:num>
  <w:num w:numId="4">
    <w:abstractNumId w:val="15"/>
  </w:num>
  <w:num w:numId="5">
    <w:abstractNumId w:val="18"/>
  </w:num>
  <w:num w:numId="6">
    <w:abstractNumId w:val="26"/>
  </w:num>
  <w:num w:numId="7">
    <w:abstractNumId w:val="11"/>
  </w:num>
  <w:num w:numId="8">
    <w:abstractNumId w:val="14"/>
  </w:num>
  <w:num w:numId="9">
    <w:abstractNumId w:val="22"/>
  </w:num>
  <w:num w:numId="10">
    <w:abstractNumId w:val="9"/>
  </w:num>
  <w:num w:numId="11">
    <w:abstractNumId w:val="8"/>
  </w:num>
  <w:num w:numId="12">
    <w:abstractNumId w:val="0"/>
  </w:num>
  <w:num w:numId="13">
    <w:abstractNumId w:val="13"/>
  </w:num>
  <w:num w:numId="14">
    <w:abstractNumId w:val="25"/>
  </w:num>
  <w:num w:numId="15">
    <w:abstractNumId w:val="24"/>
  </w:num>
  <w:num w:numId="16">
    <w:abstractNumId w:val="10"/>
  </w:num>
  <w:num w:numId="17">
    <w:abstractNumId w:val="17"/>
  </w:num>
  <w:num w:numId="18">
    <w:abstractNumId w:val="23"/>
  </w:num>
  <w:num w:numId="19">
    <w:abstractNumId w:val="6"/>
  </w:num>
  <w:num w:numId="20">
    <w:abstractNumId w:val="20"/>
  </w:num>
  <w:num w:numId="21">
    <w:abstractNumId w:val="19"/>
  </w:num>
  <w:num w:numId="22">
    <w:abstractNumId w:val="7"/>
  </w:num>
  <w:num w:numId="23">
    <w:abstractNumId w:val="12"/>
  </w:num>
  <w:num w:numId="24">
    <w:abstractNumId w:val="1"/>
  </w:num>
  <w:num w:numId="25">
    <w:abstractNumId w:val="2"/>
  </w:num>
  <w:num w:numId="26">
    <w:abstractNumId w:val="4"/>
  </w:num>
  <w:num w:numId="2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g Hoang">
    <w15:presenceInfo w15:providerId="Windows Live" w15:userId="76a8e28154757b7b"/>
  </w15:person>
  <w15:person w15:author="Nguyen Van Manh (FHN.JITS)">
    <w15:presenceInfo w15:providerId="AD" w15:userId="S-1-5-21-3735447148-882719085-1267686665-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4937"/>
    <w:rsid w:val="00007E25"/>
    <w:rsid w:val="00015A32"/>
    <w:rsid w:val="00020CB8"/>
    <w:rsid w:val="000251AE"/>
    <w:rsid w:val="000265F3"/>
    <w:rsid w:val="00043269"/>
    <w:rsid w:val="00050903"/>
    <w:rsid w:val="00057220"/>
    <w:rsid w:val="00065F41"/>
    <w:rsid w:val="0007224D"/>
    <w:rsid w:val="00080A3B"/>
    <w:rsid w:val="000A2ADD"/>
    <w:rsid w:val="000A39C0"/>
    <w:rsid w:val="000B07E8"/>
    <w:rsid w:val="000C1EE2"/>
    <w:rsid w:val="000C4CD6"/>
    <w:rsid w:val="000D6D36"/>
    <w:rsid w:val="000E3322"/>
    <w:rsid w:val="000F4F7A"/>
    <w:rsid w:val="0010112B"/>
    <w:rsid w:val="00111CA6"/>
    <w:rsid w:val="00111EB4"/>
    <w:rsid w:val="00116216"/>
    <w:rsid w:val="00140CB6"/>
    <w:rsid w:val="00160EC9"/>
    <w:rsid w:val="001612E8"/>
    <w:rsid w:val="00183AB8"/>
    <w:rsid w:val="001935E7"/>
    <w:rsid w:val="001B7200"/>
    <w:rsid w:val="001C309E"/>
    <w:rsid w:val="001C502B"/>
    <w:rsid w:val="001D388E"/>
    <w:rsid w:val="001D3B68"/>
    <w:rsid w:val="001E2F4C"/>
    <w:rsid w:val="001E7D54"/>
    <w:rsid w:val="0020133B"/>
    <w:rsid w:val="002174EF"/>
    <w:rsid w:val="002300EE"/>
    <w:rsid w:val="00234391"/>
    <w:rsid w:val="002506CF"/>
    <w:rsid w:val="002558C3"/>
    <w:rsid w:val="0026069C"/>
    <w:rsid w:val="002642F2"/>
    <w:rsid w:val="00274F28"/>
    <w:rsid w:val="002800D7"/>
    <w:rsid w:val="00282B13"/>
    <w:rsid w:val="00284004"/>
    <w:rsid w:val="00295BF7"/>
    <w:rsid w:val="002A16EA"/>
    <w:rsid w:val="002A5F9E"/>
    <w:rsid w:val="002A7881"/>
    <w:rsid w:val="002B5B83"/>
    <w:rsid w:val="002C0616"/>
    <w:rsid w:val="002C5777"/>
    <w:rsid w:val="002C60F2"/>
    <w:rsid w:val="002D2679"/>
    <w:rsid w:val="00323C28"/>
    <w:rsid w:val="003246A7"/>
    <w:rsid w:val="003507F6"/>
    <w:rsid w:val="00355E8F"/>
    <w:rsid w:val="00362CBB"/>
    <w:rsid w:val="00387340"/>
    <w:rsid w:val="00390D8E"/>
    <w:rsid w:val="003C7B28"/>
    <w:rsid w:val="003F3415"/>
    <w:rsid w:val="003F4686"/>
    <w:rsid w:val="004002F9"/>
    <w:rsid w:val="00407D00"/>
    <w:rsid w:val="0042052D"/>
    <w:rsid w:val="004273F2"/>
    <w:rsid w:val="00446696"/>
    <w:rsid w:val="004520AB"/>
    <w:rsid w:val="004628BE"/>
    <w:rsid w:val="0047022F"/>
    <w:rsid w:val="004830D6"/>
    <w:rsid w:val="0049285A"/>
    <w:rsid w:val="00494FED"/>
    <w:rsid w:val="00497D11"/>
    <w:rsid w:val="004A307D"/>
    <w:rsid w:val="004E5755"/>
    <w:rsid w:val="004F0F87"/>
    <w:rsid w:val="0051049A"/>
    <w:rsid w:val="00511350"/>
    <w:rsid w:val="005156B7"/>
    <w:rsid w:val="00542625"/>
    <w:rsid w:val="00546FD5"/>
    <w:rsid w:val="0057545A"/>
    <w:rsid w:val="00583EC8"/>
    <w:rsid w:val="00593D35"/>
    <w:rsid w:val="00596A14"/>
    <w:rsid w:val="005C459A"/>
    <w:rsid w:val="005D20C4"/>
    <w:rsid w:val="005D278A"/>
    <w:rsid w:val="005E752F"/>
    <w:rsid w:val="00611722"/>
    <w:rsid w:val="006146C4"/>
    <w:rsid w:val="006175E6"/>
    <w:rsid w:val="00622720"/>
    <w:rsid w:val="006368ED"/>
    <w:rsid w:val="006435FE"/>
    <w:rsid w:val="00645120"/>
    <w:rsid w:val="0064654D"/>
    <w:rsid w:val="006709DD"/>
    <w:rsid w:val="006719F9"/>
    <w:rsid w:val="00672188"/>
    <w:rsid w:val="006739DE"/>
    <w:rsid w:val="0068565A"/>
    <w:rsid w:val="0069134A"/>
    <w:rsid w:val="00692021"/>
    <w:rsid w:val="006A7387"/>
    <w:rsid w:val="006B2358"/>
    <w:rsid w:val="006C2D12"/>
    <w:rsid w:val="006D7328"/>
    <w:rsid w:val="00701217"/>
    <w:rsid w:val="00702295"/>
    <w:rsid w:val="00712A85"/>
    <w:rsid w:val="00722750"/>
    <w:rsid w:val="00751C7B"/>
    <w:rsid w:val="00773FD9"/>
    <w:rsid w:val="007865A7"/>
    <w:rsid w:val="00792015"/>
    <w:rsid w:val="00794084"/>
    <w:rsid w:val="007A7D14"/>
    <w:rsid w:val="007B2022"/>
    <w:rsid w:val="007B7C9E"/>
    <w:rsid w:val="007C17BD"/>
    <w:rsid w:val="007C1D8E"/>
    <w:rsid w:val="007D14C2"/>
    <w:rsid w:val="008003DE"/>
    <w:rsid w:val="008004D3"/>
    <w:rsid w:val="008228A2"/>
    <w:rsid w:val="00842A72"/>
    <w:rsid w:val="008705D9"/>
    <w:rsid w:val="00880074"/>
    <w:rsid w:val="00884831"/>
    <w:rsid w:val="00884DC9"/>
    <w:rsid w:val="00887D8F"/>
    <w:rsid w:val="008951BC"/>
    <w:rsid w:val="008A36C3"/>
    <w:rsid w:val="008B7AEC"/>
    <w:rsid w:val="008C4DB3"/>
    <w:rsid w:val="008D0CAD"/>
    <w:rsid w:val="008D19EF"/>
    <w:rsid w:val="008E53D3"/>
    <w:rsid w:val="00910D4D"/>
    <w:rsid w:val="0091188A"/>
    <w:rsid w:val="00920CAB"/>
    <w:rsid w:val="009347FD"/>
    <w:rsid w:val="0093650A"/>
    <w:rsid w:val="00954194"/>
    <w:rsid w:val="009616EA"/>
    <w:rsid w:val="00971750"/>
    <w:rsid w:val="00973EEB"/>
    <w:rsid w:val="009765F2"/>
    <w:rsid w:val="00985566"/>
    <w:rsid w:val="00986EC9"/>
    <w:rsid w:val="009A7D63"/>
    <w:rsid w:val="009B101B"/>
    <w:rsid w:val="009C0594"/>
    <w:rsid w:val="009C4D2D"/>
    <w:rsid w:val="009E11AC"/>
    <w:rsid w:val="00A22B37"/>
    <w:rsid w:val="00A55053"/>
    <w:rsid w:val="00A77BAF"/>
    <w:rsid w:val="00AB62E1"/>
    <w:rsid w:val="00AD6C1E"/>
    <w:rsid w:val="00AE1F77"/>
    <w:rsid w:val="00AF3B42"/>
    <w:rsid w:val="00B04F78"/>
    <w:rsid w:val="00B10140"/>
    <w:rsid w:val="00B1221B"/>
    <w:rsid w:val="00B12504"/>
    <w:rsid w:val="00B1486C"/>
    <w:rsid w:val="00B24003"/>
    <w:rsid w:val="00B37C39"/>
    <w:rsid w:val="00B465EA"/>
    <w:rsid w:val="00B5232C"/>
    <w:rsid w:val="00B636DC"/>
    <w:rsid w:val="00B678FE"/>
    <w:rsid w:val="00B71F73"/>
    <w:rsid w:val="00B74344"/>
    <w:rsid w:val="00B7727A"/>
    <w:rsid w:val="00B77EB2"/>
    <w:rsid w:val="00B95365"/>
    <w:rsid w:val="00BA13F3"/>
    <w:rsid w:val="00BC4364"/>
    <w:rsid w:val="00BC4838"/>
    <w:rsid w:val="00BC584B"/>
    <w:rsid w:val="00BC799A"/>
    <w:rsid w:val="00BD6998"/>
    <w:rsid w:val="00BE444E"/>
    <w:rsid w:val="00BE778C"/>
    <w:rsid w:val="00BF21A1"/>
    <w:rsid w:val="00C0568B"/>
    <w:rsid w:val="00C1043C"/>
    <w:rsid w:val="00C2268C"/>
    <w:rsid w:val="00C301B9"/>
    <w:rsid w:val="00C366A9"/>
    <w:rsid w:val="00C36C5B"/>
    <w:rsid w:val="00C47953"/>
    <w:rsid w:val="00C528A3"/>
    <w:rsid w:val="00C63699"/>
    <w:rsid w:val="00C650E5"/>
    <w:rsid w:val="00C70704"/>
    <w:rsid w:val="00C81F10"/>
    <w:rsid w:val="00C84BCD"/>
    <w:rsid w:val="00CA4458"/>
    <w:rsid w:val="00CB6A4F"/>
    <w:rsid w:val="00CC1761"/>
    <w:rsid w:val="00CC55BF"/>
    <w:rsid w:val="00CE3CBE"/>
    <w:rsid w:val="00D04CEC"/>
    <w:rsid w:val="00D102DD"/>
    <w:rsid w:val="00D25349"/>
    <w:rsid w:val="00D40A6A"/>
    <w:rsid w:val="00D56B54"/>
    <w:rsid w:val="00D66F5C"/>
    <w:rsid w:val="00D76901"/>
    <w:rsid w:val="00D9769D"/>
    <w:rsid w:val="00DA4372"/>
    <w:rsid w:val="00DF57E3"/>
    <w:rsid w:val="00E04B17"/>
    <w:rsid w:val="00E31DF5"/>
    <w:rsid w:val="00E33FD4"/>
    <w:rsid w:val="00E52D41"/>
    <w:rsid w:val="00E5677B"/>
    <w:rsid w:val="00E831D6"/>
    <w:rsid w:val="00E85F75"/>
    <w:rsid w:val="00E93DA9"/>
    <w:rsid w:val="00E94BA8"/>
    <w:rsid w:val="00EA593D"/>
    <w:rsid w:val="00EA6064"/>
    <w:rsid w:val="00EB0C9F"/>
    <w:rsid w:val="00EB5869"/>
    <w:rsid w:val="00ED2689"/>
    <w:rsid w:val="00EE6074"/>
    <w:rsid w:val="00EF10AE"/>
    <w:rsid w:val="00EF2363"/>
    <w:rsid w:val="00EF7E65"/>
    <w:rsid w:val="00F04069"/>
    <w:rsid w:val="00F046DC"/>
    <w:rsid w:val="00F26CD5"/>
    <w:rsid w:val="00F371A2"/>
    <w:rsid w:val="00F75E50"/>
    <w:rsid w:val="00FA103D"/>
    <w:rsid w:val="00FA5A94"/>
    <w:rsid w:val="00FA6E1C"/>
    <w:rsid w:val="00FB2979"/>
    <w:rsid w:val="00FD18B5"/>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C1761"/>
    <w:pPr>
      <w:keepNext/>
      <w:keepLines/>
      <w:spacing w:before="240" w:after="0"/>
      <w:outlineLvl w:val="0"/>
    </w:pPr>
    <w:rPr>
      <w:rFonts w:asciiTheme="majorHAnsi" w:eastAsiaTheme="majorEastAsia" w:hAnsiTheme="majorHAnsi" w:cstheme="majorBidi"/>
      <w:b/>
      <w:bCs/>
      <w:color w:val="2E74B5" w:themeColor="accent1" w:themeShade="BF"/>
      <w:sz w:val="36"/>
      <w:szCs w:val="32"/>
    </w:rPr>
  </w:style>
  <w:style w:type="paragraph" w:styleId="Heading2">
    <w:name w:val="heading 2"/>
    <w:basedOn w:val="Normal"/>
    <w:next w:val="Normal"/>
    <w:link w:val="Heading2Char"/>
    <w:autoRedefine/>
    <w:uiPriority w:val="9"/>
    <w:unhideWhenUsed/>
    <w:qFormat/>
    <w:rsid w:val="007C1D8E"/>
    <w:pPr>
      <w:keepNext/>
      <w:keepLines/>
      <w:spacing w:before="40" w:after="0"/>
      <w:ind w:left="-360" w:firstLine="36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B7727A"/>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323C28"/>
    <w:pPr>
      <w:keepNext/>
      <w:keepLines/>
      <w:spacing w:before="40" w:after="0"/>
      <w:jc w:val="center"/>
      <w:outlineLvl w:val="4"/>
    </w:pPr>
    <w:rPr>
      <w:rFonts w:asciiTheme="majorHAnsi" w:eastAsiaTheme="majorEastAsia" w:hAnsiTheme="majorHAnsi" w:cstheme="majorBidi"/>
      <w:b/>
      <w:color w:val="2E74B5" w:themeColor="accent1" w:themeShade="BF"/>
      <w:sz w:val="80"/>
      <w:szCs w:val="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761"/>
    <w:rPr>
      <w:rFonts w:asciiTheme="majorHAnsi" w:eastAsiaTheme="majorEastAsia" w:hAnsiTheme="majorHAnsi" w:cstheme="majorBidi"/>
      <w:b/>
      <w:bCs/>
      <w:color w:val="2E74B5" w:themeColor="accent1" w:themeShade="BF"/>
      <w:sz w:val="36"/>
      <w:szCs w:val="32"/>
    </w:rPr>
  </w:style>
  <w:style w:type="character" w:customStyle="1" w:styleId="Heading2Char">
    <w:name w:val="Heading 2 Char"/>
    <w:basedOn w:val="DefaultParagraphFont"/>
    <w:link w:val="Heading2"/>
    <w:uiPriority w:val="9"/>
    <w:rsid w:val="007C1D8E"/>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7727A"/>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323C28"/>
    <w:rPr>
      <w:rFonts w:asciiTheme="majorHAnsi" w:eastAsiaTheme="majorEastAsia" w:hAnsiTheme="majorHAnsi" w:cstheme="majorBidi"/>
      <w:b/>
      <w:color w:val="2E74B5" w:themeColor="accent1" w:themeShade="BF"/>
      <w:sz w:val="80"/>
      <w:szCs w:val="80"/>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character" w:styleId="UnresolvedMention">
    <w:name w:val="Unresolved Mention"/>
    <w:basedOn w:val="DefaultParagraphFont"/>
    <w:uiPriority w:val="99"/>
    <w:semiHidden/>
    <w:unhideWhenUsed/>
    <w:rsid w:val="007A7D14"/>
    <w:rPr>
      <w:color w:val="605E5C"/>
      <w:shd w:val="clear" w:color="auto" w:fill="E1DFDD"/>
    </w:rPr>
  </w:style>
  <w:style w:type="paragraph" w:styleId="NoSpacing">
    <w:name w:val="No Spacing"/>
    <w:uiPriority w:val="1"/>
    <w:qFormat/>
    <w:rsid w:val="00CC17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6CE66-9273-4FA5-AF95-E6ABD854D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2513</TotalTime>
  <Pages>24</Pages>
  <Words>2302</Words>
  <Characters>13124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Hung Hoang</cp:lastModifiedBy>
  <cp:revision>133</cp:revision>
  <dcterms:created xsi:type="dcterms:W3CDTF">2020-06-17T07:32:00Z</dcterms:created>
  <dcterms:modified xsi:type="dcterms:W3CDTF">2022-03-29T06:53:00Z</dcterms:modified>
</cp:coreProperties>
</file>